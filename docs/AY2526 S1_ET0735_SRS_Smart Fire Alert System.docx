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63048D1F" w14:textId="77777777" w:rsidR="00A6016F" w:rsidRPr="00EB34A1" w:rsidRDefault="00A6016F">
          <w:pPr>
            <w:pStyle w:val="TOCHeading"/>
            <w:rPr>
              <w:color w:val="000000" w:themeColor="text1"/>
            </w:rPr>
          </w:pPr>
          <w:r w:rsidRPr="00EB34A1">
            <w:rPr>
              <w:color w:val="000000" w:themeColor="text1"/>
            </w:rPr>
            <w:t>Table of Contents</w:t>
          </w:r>
        </w:p>
        <w:p w14:paraId="041DFB87" w14:textId="5F8A1D71" w:rsidR="008105D8" w:rsidRDefault="00A6016F">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008105D8" w:rsidRPr="00EC54CB">
              <w:rPr>
                <w:rStyle w:val="Hyperlink"/>
                <w:noProof/>
                <w:lang w:val="en-SG"/>
              </w:rPr>
              <w:t>Document Version</w:t>
            </w:r>
            <w:r w:rsidR="008105D8">
              <w:rPr>
                <w:noProof/>
                <w:webHidden/>
              </w:rPr>
              <w:tab/>
            </w:r>
            <w:r w:rsidR="008105D8">
              <w:rPr>
                <w:noProof/>
                <w:webHidden/>
              </w:rPr>
              <w:fldChar w:fldCharType="begin"/>
            </w:r>
            <w:r w:rsidR="008105D8">
              <w:rPr>
                <w:noProof/>
                <w:webHidden/>
              </w:rPr>
              <w:instrText xml:space="preserve"> PAGEREF _Toc198755224 \h </w:instrText>
            </w:r>
            <w:r w:rsidR="008105D8">
              <w:rPr>
                <w:noProof/>
                <w:webHidden/>
              </w:rPr>
            </w:r>
            <w:r w:rsidR="008105D8">
              <w:rPr>
                <w:noProof/>
                <w:webHidden/>
              </w:rPr>
              <w:fldChar w:fldCharType="separate"/>
            </w:r>
            <w:r w:rsidR="00276D0D">
              <w:rPr>
                <w:noProof/>
                <w:webHidden/>
              </w:rPr>
              <w:t>2</w:t>
            </w:r>
            <w:r w:rsidR="008105D8">
              <w:rPr>
                <w:noProof/>
                <w:webHidden/>
              </w:rPr>
              <w:fldChar w:fldCharType="end"/>
            </w:r>
          </w:hyperlink>
        </w:p>
        <w:p w14:paraId="0D472F94" w14:textId="46C6C13E"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sidR="00276D0D">
              <w:rPr>
                <w:noProof/>
                <w:webHidden/>
              </w:rPr>
              <w:t>3</w:t>
            </w:r>
            <w:r>
              <w:rPr>
                <w:noProof/>
                <w:webHidden/>
              </w:rPr>
              <w:fldChar w:fldCharType="end"/>
            </w:r>
          </w:hyperlink>
        </w:p>
        <w:p w14:paraId="7EF909D1" w14:textId="098E0869"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sidR="00276D0D">
              <w:rPr>
                <w:noProof/>
                <w:webHidden/>
              </w:rPr>
              <w:t>3</w:t>
            </w:r>
            <w:r>
              <w:rPr>
                <w:noProof/>
                <w:webHidden/>
              </w:rPr>
              <w:fldChar w:fldCharType="end"/>
            </w:r>
          </w:hyperlink>
        </w:p>
        <w:p w14:paraId="32FA9AF3" w14:textId="00CF86E7"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sidR="00276D0D">
              <w:rPr>
                <w:noProof/>
                <w:webHidden/>
              </w:rPr>
              <w:t>3</w:t>
            </w:r>
            <w:r>
              <w:rPr>
                <w:noProof/>
                <w:webHidden/>
              </w:rPr>
              <w:fldChar w:fldCharType="end"/>
            </w:r>
          </w:hyperlink>
        </w:p>
        <w:p w14:paraId="53173837" w14:textId="56417F9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sidR="00276D0D">
              <w:rPr>
                <w:noProof/>
                <w:webHidden/>
              </w:rPr>
              <w:t>3</w:t>
            </w:r>
            <w:r>
              <w:rPr>
                <w:noProof/>
                <w:webHidden/>
              </w:rPr>
              <w:fldChar w:fldCharType="end"/>
            </w:r>
          </w:hyperlink>
        </w:p>
        <w:p w14:paraId="3CD46AF3" w14:textId="70D9021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sidR="00276D0D">
              <w:rPr>
                <w:noProof/>
                <w:webHidden/>
              </w:rPr>
              <w:t>3</w:t>
            </w:r>
            <w:r>
              <w:rPr>
                <w:noProof/>
                <w:webHidden/>
              </w:rPr>
              <w:fldChar w:fldCharType="end"/>
            </w:r>
          </w:hyperlink>
        </w:p>
        <w:p w14:paraId="3C17C55E" w14:textId="099FF471"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sidR="00276D0D">
              <w:rPr>
                <w:noProof/>
                <w:webHidden/>
              </w:rPr>
              <w:t>4</w:t>
            </w:r>
            <w:r>
              <w:rPr>
                <w:noProof/>
                <w:webHidden/>
              </w:rPr>
              <w:fldChar w:fldCharType="end"/>
            </w:r>
          </w:hyperlink>
        </w:p>
        <w:p w14:paraId="76FB7FDC" w14:textId="0E2F8942"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sidR="00276D0D">
              <w:rPr>
                <w:noProof/>
                <w:webHidden/>
              </w:rPr>
              <w:t>4</w:t>
            </w:r>
            <w:r>
              <w:rPr>
                <w:noProof/>
                <w:webHidden/>
              </w:rPr>
              <w:fldChar w:fldCharType="end"/>
            </w:r>
          </w:hyperlink>
        </w:p>
        <w:p w14:paraId="29651D86" w14:textId="42005F9C"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sidR="00276D0D">
              <w:rPr>
                <w:noProof/>
                <w:webHidden/>
              </w:rPr>
              <w:t>5</w:t>
            </w:r>
            <w:r>
              <w:rPr>
                <w:noProof/>
                <w:webHidden/>
              </w:rPr>
              <w:fldChar w:fldCharType="end"/>
            </w:r>
          </w:hyperlink>
        </w:p>
        <w:p w14:paraId="272A683C" w14:textId="52B4AC5B"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sidR="00276D0D">
              <w:rPr>
                <w:noProof/>
                <w:webHidden/>
              </w:rPr>
              <w:t>6</w:t>
            </w:r>
            <w:r>
              <w:rPr>
                <w:noProof/>
                <w:webHidden/>
              </w:rPr>
              <w:fldChar w:fldCharType="end"/>
            </w:r>
          </w:hyperlink>
        </w:p>
        <w:p w14:paraId="20ED955F" w14:textId="07C2D01A"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sidR="00276D0D">
              <w:rPr>
                <w:noProof/>
                <w:webHidden/>
              </w:rPr>
              <w:t>6</w:t>
            </w:r>
            <w:r>
              <w:rPr>
                <w:noProof/>
                <w:webHidden/>
              </w:rPr>
              <w:fldChar w:fldCharType="end"/>
            </w:r>
          </w:hyperlink>
        </w:p>
        <w:p w14:paraId="5588339A" w14:textId="0446A0A6"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sidR="00276D0D">
              <w:rPr>
                <w:noProof/>
                <w:webHidden/>
              </w:rPr>
              <w:t>6</w:t>
            </w:r>
            <w:r>
              <w:rPr>
                <w:noProof/>
                <w:webHidden/>
              </w:rPr>
              <w:fldChar w:fldCharType="end"/>
            </w:r>
          </w:hyperlink>
        </w:p>
        <w:p w14:paraId="65308FD5" w14:textId="6BAF8BE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sidR="00276D0D">
              <w:rPr>
                <w:noProof/>
                <w:webHidden/>
              </w:rPr>
              <w:t>6</w:t>
            </w:r>
            <w:r>
              <w:rPr>
                <w:noProof/>
                <w:webHidden/>
              </w:rPr>
              <w:fldChar w:fldCharType="end"/>
            </w:r>
          </w:hyperlink>
        </w:p>
        <w:p w14:paraId="130AC602" w14:textId="59C32719"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sidR="00276D0D">
              <w:rPr>
                <w:noProof/>
                <w:webHidden/>
              </w:rPr>
              <w:t>6</w:t>
            </w:r>
            <w:r>
              <w:rPr>
                <w:noProof/>
                <w:webHidden/>
              </w:rPr>
              <w:fldChar w:fldCharType="end"/>
            </w:r>
          </w:hyperlink>
        </w:p>
        <w:p w14:paraId="1F5AF639" w14:textId="0D8FA920"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sidR="00276D0D">
              <w:rPr>
                <w:noProof/>
                <w:webHidden/>
              </w:rPr>
              <w:t>7</w:t>
            </w:r>
            <w:r>
              <w:rPr>
                <w:noProof/>
                <w:webHidden/>
              </w:rPr>
              <w:fldChar w:fldCharType="end"/>
            </w:r>
          </w:hyperlink>
        </w:p>
        <w:p w14:paraId="7FA4A4B9" w14:textId="573DDAF3"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sidR="00276D0D">
              <w:rPr>
                <w:noProof/>
                <w:webHidden/>
              </w:rPr>
              <w:t>7</w:t>
            </w:r>
            <w:r>
              <w:rPr>
                <w:noProof/>
                <w:webHidden/>
              </w:rPr>
              <w:fldChar w:fldCharType="end"/>
            </w:r>
          </w:hyperlink>
        </w:p>
        <w:p w14:paraId="6A503A00" w14:textId="1ECA297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0" w:history="1">
            <w:r w:rsidRPr="00EC54CB">
              <w:rPr>
                <w:rStyle w:val="Hyperlink"/>
                <w:noProof/>
                <w:lang w:val="en-SG"/>
              </w:rPr>
              <w:t>2.3.7.</w:t>
            </w:r>
            <w:r>
              <w:rPr>
                <w:noProof/>
                <w:kern w:val="2"/>
                <w:sz w:val="24"/>
                <w:szCs w:val="24"/>
                <w:lang w:val="en-SG" w:eastAsia="zh-CN"/>
                <w14:ligatures w14:val="standardContextual"/>
              </w:rPr>
              <w:tab/>
            </w:r>
            <w:r w:rsidRPr="00EC54CB">
              <w:rPr>
                <w:rStyle w:val="Hyperlink"/>
                <w:noProof/>
                <w:lang w:val="en-SG"/>
              </w:rPr>
              <w:t>AI-Powered Fire Risk Prediction</w:t>
            </w:r>
            <w:r>
              <w:rPr>
                <w:noProof/>
                <w:webHidden/>
              </w:rPr>
              <w:tab/>
            </w:r>
            <w:r>
              <w:rPr>
                <w:noProof/>
                <w:webHidden/>
              </w:rPr>
              <w:fldChar w:fldCharType="begin"/>
            </w:r>
            <w:r>
              <w:rPr>
                <w:noProof/>
                <w:webHidden/>
              </w:rPr>
              <w:instrText xml:space="preserve"> PAGEREF _Toc198755240 \h </w:instrText>
            </w:r>
            <w:r>
              <w:rPr>
                <w:noProof/>
                <w:webHidden/>
              </w:rPr>
            </w:r>
            <w:r>
              <w:rPr>
                <w:noProof/>
                <w:webHidden/>
              </w:rPr>
              <w:fldChar w:fldCharType="separate"/>
            </w:r>
            <w:r w:rsidR="00276D0D">
              <w:rPr>
                <w:noProof/>
                <w:webHidden/>
              </w:rPr>
              <w:t>7</w:t>
            </w:r>
            <w:r>
              <w:rPr>
                <w:noProof/>
                <w:webHidden/>
              </w:rPr>
              <w:fldChar w:fldCharType="end"/>
            </w:r>
          </w:hyperlink>
        </w:p>
        <w:p w14:paraId="22CE0850" w14:textId="76DAC43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sidR="00276D0D">
              <w:rPr>
                <w:noProof/>
                <w:webHidden/>
              </w:rPr>
              <w:t>8</w:t>
            </w:r>
            <w:r>
              <w:rPr>
                <w:noProof/>
                <w:webHidden/>
              </w:rPr>
              <w:fldChar w:fldCharType="end"/>
            </w:r>
          </w:hyperlink>
        </w:p>
        <w:p w14:paraId="5521B7A2" w14:textId="587DA934"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sidR="00276D0D">
              <w:rPr>
                <w:noProof/>
                <w:webHidden/>
              </w:rPr>
              <w:t>8</w:t>
            </w:r>
            <w:r>
              <w:rPr>
                <w:noProof/>
                <w:webHidden/>
              </w:rPr>
              <w:fldChar w:fldCharType="end"/>
            </w:r>
          </w:hyperlink>
        </w:p>
        <w:p w14:paraId="098EA223" w14:textId="5B15A998"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sidR="00276D0D">
              <w:rPr>
                <w:noProof/>
                <w:webHidden/>
              </w:rPr>
              <w:t>9</w:t>
            </w:r>
            <w:r>
              <w:rPr>
                <w:noProof/>
                <w:webHidden/>
              </w:rPr>
              <w:fldChar w:fldCharType="end"/>
            </w:r>
          </w:hyperlink>
        </w:p>
        <w:p w14:paraId="3FEEDBDA" w14:textId="5ACF920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sidR="00276D0D">
              <w:rPr>
                <w:noProof/>
                <w:webHidden/>
              </w:rPr>
              <w:t>9</w:t>
            </w:r>
            <w:r>
              <w:rPr>
                <w:noProof/>
                <w:webHidden/>
              </w:rPr>
              <w:fldChar w:fldCharType="end"/>
            </w:r>
          </w:hyperlink>
        </w:p>
        <w:p w14:paraId="6B35977B" w14:textId="49750A71"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61DCE6BE" w14:textId="43043A1C" w:rsidR="0037016F" w:rsidRPr="00474505" w:rsidRDefault="0037016F">
      <w:pPr>
        <w:rPr>
          <w:lang w:val="en-SG" w:eastAsia="zh-CN"/>
        </w:rPr>
      </w:pPr>
    </w:p>
    <w:p w14:paraId="44F172BC" w14:textId="400CE8C0" w:rsidR="0037016F" w:rsidRPr="00EB34A1" w:rsidRDefault="0037016F" w:rsidP="0037016F">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37016F" w14:paraId="4DA366F9" w14:textId="77777777" w:rsidTr="00365FBB">
        <w:trPr>
          <w:trHeight w:val="252"/>
        </w:trPr>
        <w:tc>
          <w:tcPr>
            <w:tcW w:w="1885" w:type="dxa"/>
          </w:tcPr>
          <w:p w14:paraId="29FC8E02" w14:textId="29713D43" w:rsidR="0037016F" w:rsidRDefault="0037016F">
            <w:pPr>
              <w:rPr>
                <w:lang w:val="en-SG"/>
              </w:rPr>
            </w:pPr>
            <w:r>
              <w:rPr>
                <w:lang w:val="en-SG"/>
              </w:rPr>
              <w:t>No</w:t>
            </w:r>
          </w:p>
        </w:tc>
        <w:tc>
          <w:tcPr>
            <w:tcW w:w="1885" w:type="dxa"/>
          </w:tcPr>
          <w:p w14:paraId="58E0B60C" w14:textId="58D11461" w:rsidR="0037016F" w:rsidRDefault="0037016F">
            <w:pPr>
              <w:rPr>
                <w:lang w:val="en-SG"/>
              </w:rPr>
            </w:pPr>
            <w:r>
              <w:rPr>
                <w:lang w:val="en-SG"/>
              </w:rPr>
              <w:t>Update</w:t>
            </w:r>
          </w:p>
        </w:tc>
        <w:tc>
          <w:tcPr>
            <w:tcW w:w="1885" w:type="dxa"/>
          </w:tcPr>
          <w:p w14:paraId="3FB4C399" w14:textId="0D034AAA" w:rsidR="0037016F" w:rsidRDefault="0037016F">
            <w:pPr>
              <w:rPr>
                <w:lang w:val="en-SG"/>
              </w:rPr>
            </w:pPr>
            <w:r>
              <w:rPr>
                <w:lang w:val="en-SG"/>
              </w:rPr>
              <w:t>Name</w:t>
            </w:r>
          </w:p>
        </w:tc>
        <w:tc>
          <w:tcPr>
            <w:tcW w:w="1885" w:type="dxa"/>
          </w:tcPr>
          <w:p w14:paraId="14C0AB3D" w14:textId="1136B8E2" w:rsidR="0037016F" w:rsidRDefault="0037016F">
            <w:pPr>
              <w:rPr>
                <w:lang w:val="en-SG"/>
              </w:rPr>
            </w:pPr>
            <w:r>
              <w:rPr>
                <w:lang w:val="en-SG"/>
              </w:rPr>
              <w:t>Date</w:t>
            </w:r>
          </w:p>
        </w:tc>
        <w:tc>
          <w:tcPr>
            <w:tcW w:w="1886" w:type="dxa"/>
          </w:tcPr>
          <w:p w14:paraId="3E75F0CB" w14:textId="09C01721" w:rsidR="0037016F" w:rsidRDefault="0037016F">
            <w:pPr>
              <w:rPr>
                <w:lang w:val="en-SG"/>
              </w:rPr>
            </w:pPr>
            <w:r>
              <w:rPr>
                <w:lang w:val="en-SG"/>
              </w:rPr>
              <w:t>Version</w:t>
            </w:r>
          </w:p>
        </w:tc>
      </w:tr>
      <w:tr w:rsidR="0037016F" w14:paraId="6E7305C6" w14:textId="77777777" w:rsidTr="00365FBB">
        <w:trPr>
          <w:trHeight w:val="252"/>
        </w:trPr>
        <w:tc>
          <w:tcPr>
            <w:tcW w:w="1885" w:type="dxa"/>
          </w:tcPr>
          <w:p w14:paraId="10B24663" w14:textId="0241AA93" w:rsidR="0037016F" w:rsidRDefault="0037016F">
            <w:pPr>
              <w:rPr>
                <w:lang w:val="en-SG"/>
              </w:rPr>
            </w:pPr>
            <w:r>
              <w:rPr>
                <w:lang w:val="en-SG"/>
              </w:rPr>
              <w:t>1.</w:t>
            </w:r>
          </w:p>
        </w:tc>
        <w:tc>
          <w:tcPr>
            <w:tcW w:w="1885" w:type="dxa"/>
          </w:tcPr>
          <w:p w14:paraId="2242F4F8" w14:textId="58924AEF" w:rsidR="0037016F" w:rsidRDefault="0037016F">
            <w:pPr>
              <w:rPr>
                <w:lang w:val="en-SG"/>
              </w:rPr>
            </w:pPr>
            <w:r>
              <w:rPr>
                <w:lang w:val="en-SG"/>
              </w:rPr>
              <w:t>Initial version</w:t>
            </w:r>
          </w:p>
        </w:tc>
        <w:tc>
          <w:tcPr>
            <w:tcW w:w="1885" w:type="dxa"/>
          </w:tcPr>
          <w:p w14:paraId="7DBC9FFD" w14:textId="5B47355F" w:rsidR="0037016F" w:rsidRDefault="00E94E05">
            <w:pPr>
              <w:rPr>
                <w:lang w:val="en-SG"/>
              </w:rPr>
            </w:pPr>
            <w:r>
              <w:rPr>
                <w:lang w:val="en-SG"/>
              </w:rPr>
              <w:t xml:space="preserve">Meena </w:t>
            </w:r>
          </w:p>
        </w:tc>
        <w:tc>
          <w:tcPr>
            <w:tcW w:w="1885" w:type="dxa"/>
          </w:tcPr>
          <w:p w14:paraId="48529B34" w14:textId="40679431" w:rsidR="0037016F" w:rsidRDefault="00E94E05">
            <w:pPr>
              <w:rPr>
                <w:lang w:val="en-SG"/>
              </w:rPr>
            </w:pPr>
            <w:r>
              <w:rPr>
                <w:lang w:val="en-SG"/>
              </w:rPr>
              <w:t>1</w:t>
            </w:r>
            <w:r w:rsidR="00115E45">
              <w:rPr>
                <w:lang w:val="en-SG"/>
              </w:rPr>
              <w:t>1/6/2025</w:t>
            </w:r>
          </w:p>
        </w:tc>
        <w:tc>
          <w:tcPr>
            <w:tcW w:w="1886" w:type="dxa"/>
          </w:tcPr>
          <w:p w14:paraId="2419021E" w14:textId="42030995" w:rsidR="0037016F" w:rsidRDefault="0037016F">
            <w:pPr>
              <w:rPr>
                <w:lang w:val="en-SG"/>
              </w:rPr>
            </w:pPr>
            <w:r>
              <w:rPr>
                <w:lang w:val="en-SG"/>
              </w:rPr>
              <w:t>1.0</w:t>
            </w:r>
          </w:p>
        </w:tc>
      </w:tr>
      <w:tr w:rsidR="00B54661" w14:paraId="7B17D0B7" w14:textId="77777777" w:rsidTr="00365FBB">
        <w:trPr>
          <w:trHeight w:val="252"/>
        </w:trPr>
        <w:tc>
          <w:tcPr>
            <w:tcW w:w="1885" w:type="dxa"/>
          </w:tcPr>
          <w:p w14:paraId="5D2DBF24" w14:textId="752158D5" w:rsidR="00B54661" w:rsidRDefault="009D295F">
            <w:pPr>
              <w:rPr>
                <w:lang w:val="en-SG"/>
              </w:rPr>
            </w:pPr>
            <w:r>
              <w:rPr>
                <w:lang w:val="en-SG"/>
              </w:rPr>
              <w:t xml:space="preserve">3. </w:t>
            </w:r>
          </w:p>
        </w:tc>
        <w:tc>
          <w:tcPr>
            <w:tcW w:w="1885" w:type="dxa"/>
          </w:tcPr>
          <w:p w14:paraId="3F0AB746" w14:textId="3F46AD06" w:rsidR="00B54661" w:rsidRDefault="00B54661">
            <w:pPr>
              <w:rPr>
                <w:lang w:val="en-SG"/>
              </w:rPr>
            </w:pPr>
            <w:r>
              <w:rPr>
                <w:lang w:val="en-SG"/>
              </w:rPr>
              <w:t>Version 2</w:t>
            </w:r>
          </w:p>
        </w:tc>
        <w:tc>
          <w:tcPr>
            <w:tcW w:w="1885" w:type="dxa"/>
          </w:tcPr>
          <w:p w14:paraId="1925C130" w14:textId="23944F7C" w:rsidR="00B54661" w:rsidRDefault="00B54661">
            <w:pPr>
              <w:rPr>
                <w:lang w:val="en-SG"/>
              </w:rPr>
            </w:pPr>
            <w:r>
              <w:rPr>
                <w:lang w:val="en-SG"/>
              </w:rPr>
              <w:t>Phoo Pyae</w:t>
            </w:r>
          </w:p>
        </w:tc>
        <w:tc>
          <w:tcPr>
            <w:tcW w:w="1885" w:type="dxa"/>
          </w:tcPr>
          <w:p w14:paraId="58711039" w14:textId="6C366DBD" w:rsidR="00B54661" w:rsidRDefault="00B54661">
            <w:pPr>
              <w:rPr>
                <w:lang w:val="en-SG"/>
              </w:rPr>
            </w:pPr>
            <w:r>
              <w:rPr>
                <w:lang w:val="en-SG"/>
              </w:rPr>
              <w:t>12/7/2025</w:t>
            </w:r>
          </w:p>
        </w:tc>
        <w:tc>
          <w:tcPr>
            <w:tcW w:w="1886" w:type="dxa"/>
          </w:tcPr>
          <w:p w14:paraId="048846FB" w14:textId="5D0C0C42" w:rsidR="00B54661" w:rsidRDefault="00B54661">
            <w:pPr>
              <w:rPr>
                <w:lang w:val="en-SG"/>
              </w:rPr>
            </w:pPr>
            <w:r>
              <w:rPr>
                <w:lang w:val="en-SG"/>
              </w:rPr>
              <w:t>2.0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EB34A1" w:rsidRDefault="00D950C8" w:rsidP="00A6016F">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p>
    <w:p w14:paraId="24E2AA32" w14:textId="77777777" w:rsidR="00B64709" w:rsidRPr="00EB34A1" w:rsidRDefault="00D950C8" w:rsidP="00B64709">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26A80B9E" w14:textId="58CE3CEE" w:rsidR="00316084" w:rsidRPr="00EB34A1" w:rsidRDefault="00316084" w:rsidP="00316084">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w:t>
      </w:r>
      <w:r w:rsidR="00ED7087" w:rsidRPr="00ED7087">
        <w:rPr>
          <w:color w:val="000000" w:themeColor="text1"/>
        </w:rPr>
        <w:t>-based</w:t>
      </w:r>
      <w:ins w:id="3" w:author="Microsoft Word" w:date="2025-06-11T00:57:00Z" w16du:dateUtc="2025-06-10T16:57:00Z">
        <w:r w:rsidRPr="00EB34A1">
          <w:rPr>
            <w:color w:val="000000" w:themeColor="text1"/>
            <w:lang w:val="en-SG"/>
          </w:rPr>
          <w:t xml:space="preserve"> </w:t>
        </w:r>
        <w:r w:rsidR="003A7DB0">
          <w:rPr>
            <w:color w:val="000000" w:themeColor="text1"/>
            <w:lang w:val="en-SG"/>
          </w:rPr>
          <w:t>Smart</w:t>
        </w:r>
      </w:ins>
      <w:r w:rsidR="003A7DB0">
        <w:rPr>
          <w:color w:val="000000" w:themeColor="text1"/>
          <w:lang w:val="en-SG"/>
        </w:rPr>
        <w:t xml:space="preserve"> Fire Alert System</w:t>
      </w:r>
      <w:r w:rsidR="008D1375" w:rsidRPr="00EB34A1">
        <w:rPr>
          <w:color w:val="000000" w:themeColor="text1"/>
          <w:lang w:val="en-SG"/>
        </w:rPr>
        <w:t xml:space="preserve"> and the target audience are</w:t>
      </w:r>
      <w:r w:rsidRPr="00EB34A1">
        <w:rPr>
          <w:color w:val="000000" w:themeColor="text1"/>
          <w:lang w:val="en-SG"/>
        </w:rPr>
        <w:t xml:space="preserve"> </w:t>
      </w:r>
      <w:r w:rsidRPr="00535E34">
        <w:rPr>
          <w:b/>
          <w:color w:val="000000" w:themeColor="text1"/>
        </w:rPr>
        <w:t xml:space="preserve">System </w:t>
      </w:r>
      <w:r w:rsidR="00535E34" w:rsidRPr="00535E34">
        <w:rPr>
          <w:b/>
          <w:bCs/>
          <w:color w:val="000000" w:themeColor="text1"/>
        </w:rPr>
        <w:t>Designers, Embedded</w:t>
      </w:r>
      <w:r w:rsidR="008D1375" w:rsidRPr="00535E34">
        <w:rPr>
          <w:b/>
          <w:color w:val="000000" w:themeColor="text1"/>
        </w:rPr>
        <w:t xml:space="preserve"> Engineers</w:t>
      </w:r>
      <w:r w:rsidR="00535E34" w:rsidRPr="00535E34">
        <w:rPr>
          <w:b/>
          <w:bCs/>
          <w:color w:val="000000" w:themeColor="text1"/>
        </w:rPr>
        <w:t>, SCDF Tech Division, and Emergency System Developers</w:t>
      </w:r>
      <w:r w:rsidR="008D1375">
        <w:rPr>
          <w:color w:val="000000" w:themeColor="text1"/>
        </w:rPr>
        <w:t xml:space="preserve"> </w:t>
      </w:r>
      <w:r w:rsidR="008D1375" w:rsidRPr="00EB34A1">
        <w:rPr>
          <w:color w:val="000000" w:themeColor="text1"/>
          <w:lang w:val="en-SG"/>
        </w:rPr>
        <w:t>working on the development of this project.</w:t>
      </w:r>
    </w:p>
    <w:p w14:paraId="17D282DE" w14:textId="2726277C" w:rsidR="00D950C8" w:rsidRPr="00EB34A1" w:rsidRDefault="00D950C8" w:rsidP="00B64709">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01F349A8" w14:textId="62F41555" w:rsidR="00980BE6" w:rsidRPr="00EB34A1" w:rsidRDefault="008D1375" w:rsidP="00980BE6">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6D5D5EB0" w14:textId="77777777" w:rsidR="00D950C8" w:rsidRPr="00EB34A1" w:rsidRDefault="00D950C8" w:rsidP="00B64709">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3DA555C6" w14:textId="3E4A9AF2" w:rsidR="00CC578F" w:rsidRPr="00CC578F" w:rsidRDefault="00CC578F" w:rsidP="00A75688">
      <w:pPr>
        <w:ind w:left="363"/>
        <w:rPr>
          <w:lang w:val="en-SG"/>
        </w:rPr>
      </w:pPr>
      <w:r w:rsidRPr="00CC578F">
        <w:t xml:space="preserve">The Smart Fire Alert System is designed for deployment in rental apartments of elderly residents in </w:t>
      </w:r>
      <w:r w:rsidR="00A75688">
        <w:t xml:space="preserve">  </w:t>
      </w:r>
      <w:r w:rsidRPr="00CC578F">
        <w:t>Singapore. It aims to provide early detection and notification of fire events using multiple sensor modalities, automated sprinkler activation, and multi-channel alert systems</w:t>
      </w:r>
    </w:p>
    <w:p w14:paraId="320669AC" w14:textId="77777777" w:rsidR="007435C5" w:rsidRPr="00EB34A1" w:rsidRDefault="007435C5" w:rsidP="007435C5">
      <w:pPr>
        <w:ind w:left="360"/>
        <w:rPr>
          <w:color w:val="000000" w:themeColor="text1"/>
          <w:lang w:val="en-SG"/>
        </w:rPr>
      </w:pPr>
    </w:p>
    <w:p w14:paraId="3B10ACE6" w14:textId="77777777" w:rsidR="00D950C8" w:rsidRPr="00EB34A1" w:rsidRDefault="00D950C8" w:rsidP="00B64709">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B42DFC" w14:paraId="43778A2B" w14:textId="77777777" w:rsidTr="00994C39">
        <w:trPr>
          <w:trHeight w:val="424"/>
        </w:trPr>
        <w:tc>
          <w:tcPr>
            <w:tcW w:w="2219" w:type="dxa"/>
          </w:tcPr>
          <w:p w14:paraId="01EFE9B1" w14:textId="77777777" w:rsidR="00B42DFC" w:rsidRPr="00B42DFC" w:rsidRDefault="00B42DFC" w:rsidP="007435C5">
            <w:pPr>
              <w:rPr>
                <w:b/>
                <w:lang w:val="en-SG"/>
              </w:rPr>
            </w:pPr>
            <w:r w:rsidRPr="00B42DFC">
              <w:rPr>
                <w:b/>
                <w:lang w:val="en-SG"/>
              </w:rPr>
              <w:t xml:space="preserve">Acronym </w:t>
            </w:r>
          </w:p>
        </w:tc>
        <w:tc>
          <w:tcPr>
            <w:tcW w:w="6567"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994C39">
        <w:trPr>
          <w:trHeight w:val="410"/>
        </w:trPr>
        <w:tc>
          <w:tcPr>
            <w:tcW w:w="2219" w:type="dxa"/>
          </w:tcPr>
          <w:p w14:paraId="5BFC7A59" w14:textId="77777777" w:rsidR="00B42DFC" w:rsidRDefault="00A459AF" w:rsidP="007435C5">
            <w:pPr>
              <w:rPr>
                <w:lang w:val="en-SG"/>
              </w:rPr>
            </w:pPr>
            <w:r>
              <w:rPr>
                <w:lang w:val="en-SG"/>
              </w:rPr>
              <w:t>IR</w:t>
            </w:r>
          </w:p>
        </w:tc>
        <w:tc>
          <w:tcPr>
            <w:tcW w:w="6567" w:type="dxa"/>
          </w:tcPr>
          <w:p w14:paraId="7FEE834B" w14:textId="77777777" w:rsidR="00B42DFC" w:rsidRDefault="00A459AF" w:rsidP="007435C5">
            <w:pPr>
              <w:rPr>
                <w:lang w:val="en-SG"/>
              </w:rPr>
            </w:pPr>
            <w:r>
              <w:rPr>
                <w:lang w:val="en-SG"/>
              </w:rPr>
              <w:t>Infra Red</w:t>
            </w:r>
          </w:p>
        </w:tc>
      </w:tr>
      <w:tr w:rsidR="00B42DFC" w14:paraId="55A230EA" w14:textId="77777777" w:rsidTr="00994C39">
        <w:trPr>
          <w:trHeight w:val="424"/>
        </w:trPr>
        <w:tc>
          <w:tcPr>
            <w:tcW w:w="2219" w:type="dxa"/>
          </w:tcPr>
          <w:p w14:paraId="4F2771DB" w14:textId="77777777" w:rsidR="00B42DFC" w:rsidRDefault="007A78AA" w:rsidP="007435C5">
            <w:pPr>
              <w:rPr>
                <w:lang w:val="en-SG"/>
              </w:rPr>
            </w:pPr>
            <w:r>
              <w:rPr>
                <w:lang w:val="en-SG"/>
              </w:rPr>
              <w:t>LED</w:t>
            </w:r>
          </w:p>
        </w:tc>
        <w:tc>
          <w:tcPr>
            <w:tcW w:w="6567" w:type="dxa"/>
          </w:tcPr>
          <w:p w14:paraId="3747B973" w14:textId="77777777" w:rsidR="00B42DFC" w:rsidRDefault="007A78AA" w:rsidP="007435C5">
            <w:pPr>
              <w:rPr>
                <w:lang w:val="en-SG"/>
              </w:rPr>
            </w:pPr>
            <w:r>
              <w:rPr>
                <w:lang w:val="en-SG"/>
              </w:rPr>
              <w:t>Light Emitting Diode</w:t>
            </w:r>
          </w:p>
        </w:tc>
      </w:tr>
      <w:tr w:rsidR="00B42DFC" w14:paraId="499EAB23" w14:textId="77777777" w:rsidTr="00994C39">
        <w:trPr>
          <w:trHeight w:val="410"/>
        </w:trPr>
        <w:tc>
          <w:tcPr>
            <w:tcW w:w="2219" w:type="dxa"/>
          </w:tcPr>
          <w:p w14:paraId="4A3B6D6E" w14:textId="77777777" w:rsidR="00B42DFC" w:rsidRDefault="00A62FED" w:rsidP="007435C5">
            <w:pPr>
              <w:rPr>
                <w:lang w:val="en-SG"/>
              </w:rPr>
            </w:pPr>
            <w:r>
              <w:rPr>
                <w:lang w:val="en-SG"/>
              </w:rPr>
              <w:t>NFC</w:t>
            </w:r>
          </w:p>
        </w:tc>
        <w:tc>
          <w:tcPr>
            <w:tcW w:w="6567" w:type="dxa"/>
          </w:tcPr>
          <w:p w14:paraId="64E1E86E" w14:textId="77777777" w:rsidR="00B42DFC" w:rsidRDefault="00A62FED" w:rsidP="007435C5">
            <w:pPr>
              <w:rPr>
                <w:lang w:val="en-SG"/>
              </w:rPr>
            </w:pPr>
            <w:r>
              <w:rPr>
                <w:lang w:val="en-SG"/>
              </w:rPr>
              <w:t>Near Field Communication</w:t>
            </w:r>
          </w:p>
        </w:tc>
      </w:tr>
      <w:tr w:rsidR="00B42DFC" w14:paraId="28953CB3" w14:textId="77777777" w:rsidTr="00994C39">
        <w:trPr>
          <w:trHeight w:val="424"/>
        </w:trPr>
        <w:tc>
          <w:tcPr>
            <w:tcW w:w="2219" w:type="dxa"/>
          </w:tcPr>
          <w:p w14:paraId="67183C1F" w14:textId="77777777" w:rsidR="00B42DFC" w:rsidRDefault="0003563E" w:rsidP="007435C5">
            <w:pPr>
              <w:rPr>
                <w:lang w:val="en-SG"/>
              </w:rPr>
            </w:pPr>
            <w:r>
              <w:rPr>
                <w:lang w:val="en-SG"/>
              </w:rPr>
              <w:t>SW</w:t>
            </w:r>
          </w:p>
        </w:tc>
        <w:tc>
          <w:tcPr>
            <w:tcW w:w="6567" w:type="dxa"/>
          </w:tcPr>
          <w:p w14:paraId="27C76C5F" w14:textId="77777777" w:rsidR="00B42DFC" w:rsidRDefault="0003563E" w:rsidP="007435C5">
            <w:pPr>
              <w:rPr>
                <w:lang w:val="en-SG"/>
              </w:rPr>
            </w:pPr>
            <w:r>
              <w:rPr>
                <w:lang w:val="en-SG"/>
              </w:rPr>
              <w:t xml:space="preserve">Software </w:t>
            </w:r>
          </w:p>
        </w:tc>
      </w:tr>
      <w:tr w:rsidR="0003563E" w14:paraId="28759CC3" w14:textId="77777777" w:rsidTr="00994C39">
        <w:trPr>
          <w:trHeight w:val="424"/>
        </w:trPr>
        <w:tc>
          <w:tcPr>
            <w:tcW w:w="2219" w:type="dxa"/>
          </w:tcPr>
          <w:p w14:paraId="00465DBF" w14:textId="77777777" w:rsidR="0003563E" w:rsidRDefault="0003563E" w:rsidP="007435C5">
            <w:pPr>
              <w:rPr>
                <w:lang w:val="en-SG"/>
              </w:rPr>
            </w:pPr>
            <w:r>
              <w:rPr>
                <w:lang w:val="en-SG"/>
              </w:rPr>
              <w:t>HW</w:t>
            </w:r>
          </w:p>
        </w:tc>
        <w:tc>
          <w:tcPr>
            <w:tcW w:w="6567" w:type="dxa"/>
          </w:tcPr>
          <w:p w14:paraId="26871D23" w14:textId="77777777" w:rsidR="0003563E" w:rsidRDefault="0003563E" w:rsidP="007435C5">
            <w:pPr>
              <w:rPr>
                <w:lang w:val="en-SG"/>
              </w:rPr>
            </w:pPr>
            <w:r>
              <w:rPr>
                <w:lang w:val="en-SG"/>
              </w:rPr>
              <w:t>Hardware</w:t>
            </w:r>
          </w:p>
        </w:tc>
      </w:tr>
      <w:tr w:rsidR="00994C39" w14:paraId="5D4459F7" w14:textId="77777777" w:rsidTr="00994C39">
        <w:trPr>
          <w:trHeight w:val="424"/>
        </w:trPr>
        <w:tc>
          <w:tcPr>
            <w:tcW w:w="2219" w:type="dxa"/>
          </w:tcPr>
          <w:p w14:paraId="0AA168DC" w14:textId="208F32BC" w:rsidR="00994C39" w:rsidRDefault="00DF3B5D" w:rsidP="007435C5">
            <w:pPr>
              <w:rPr>
                <w:lang w:val="en-SG"/>
              </w:rPr>
            </w:pPr>
            <w:r>
              <w:rPr>
                <w:lang w:val="en-SG"/>
              </w:rPr>
              <w:t xml:space="preserve">SCDF </w:t>
            </w:r>
          </w:p>
        </w:tc>
        <w:tc>
          <w:tcPr>
            <w:tcW w:w="6567" w:type="dxa"/>
          </w:tcPr>
          <w:p w14:paraId="6D4077E4" w14:textId="28FF9AB4" w:rsidR="00994C39" w:rsidRDefault="00DF3B5D" w:rsidP="007435C5">
            <w:pPr>
              <w:rPr>
                <w:lang w:val="en-SG"/>
              </w:rPr>
            </w:pPr>
            <w:r>
              <w:rPr>
                <w:lang w:val="en-SG"/>
              </w:rPr>
              <w:t xml:space="preserve">Singapore Civil Defence Force </w:t>
            </w:r>
          </w:p>
        </w:tc>
      </w:tr>
      <w:tr w:rsidR="00DF3B5D" w14:paraId="12F1FCA1" w14:textId="77777777" w:rsidTr="00994C39">
        <w:trPr>
          <w:trHeight w:val="424"/>
        </w:trPr>
        <w:tc>
          <w:tcPr>
            <w:tcW w:w="2219" w:type="dxa"/>
          </w:tcPr>
          <w:p w14:paraId="111801C2" w14:textId="49ECB484" w:rsidR="00DF3B5D" w:rsidRDefault="00DF3B5D" w:rsidP="007435C5">
            <w:pPr>
              <w:rPr>
                <w:lang w:val="en-SG"/>
              </w:rPr>
            </w:pPr>
            <w:r>
              <w:rPr>
                <w:lang w:val="en-SG"/>
              </w:rPr>
              <w:t xml:space="preserve">IoT </w:t>
            </w:r>
          </w:p>
        </w:tc>
        <w:tc>
          <w:tcPr>
            <w:tcW w:w="6567" w:type="dxa"/>
          </w:tcPr>
          <w:p w14:paraId="6108354F" w14:textId="74508A23" w:rsidR="00DF3B5D" w:rsidRDefault="00DF3B5D" w:rsidP="007435C5">
            <w:pPr>
              <w:rPr>
                <w:lang w:val="en-SG"/>
              </w:rPr>
            </w:pPr>
            <w:r>
              <w:rPr>
                <w:lang w:val="en-SG"/>
              </w:rPr>
              <w:t>Internet of Things</w:t>
            </w:r>
          </w:p>
        </w:tc>
      </w:tr>
      <w:tr w:rsidR="00DF3B5D" w14:paraId="2E77214E" w14:textId="77777777" w:rsidTr="00994C39">
        <w:trPr>
          <w:trHeight w:val="424"/>
        </w:trPr>
        <w:tc>
          <w:tcPr>
            <w:tcW w:w="2219" w:type="dxa"/>
          </w:tcPr>
          <w:p w14:paraId="687579AA" w14:textId="7006DF0F" w:rsidR="00DF3B5D" w:rsidRDefault="00DF3B5D" w:rsidP="007435C5">
            <w:pPr>
              <w:rPr>
                <w:lang w:val="en-SG"/>
              </w:rPr>
            </w:pPr>
            <w:r>
              <w:rPr>
                <w:lang w:val="en-SG"/>
              </w:rPr>
              <w:t>SMS</w:t>
            </w:r>
          </w:p>
        </w:tc>
        <w:tc>
          <w:tcPr>
            <w:tcW w:w="6567" w:type="dxa"/>
          </w:tcPr>
          <w:p w14:paraId="7DC94C0A" w14:textId="00E1494E" w:rsidR="00DF3B5D" w:rsidRDefault="00DF3B5D" w:rsidP="007435C5">
            <w:pPr>
              <w:rPr>
                <w:lang w:val="en-SG"/>
              </w:rPr>
            </w:pPr>
            <w:r>
              <w:rPr>
                <w:lang w:val="en-SG"/>
              </w:rPr>
              <w:t>Short Message Services</w:t>
            </w:r>
          </w:p>
        </w:tc>
      </w:tr>
      <w:tr w:rsidR="00DF3B5D" w14:paraId="3664D595" w14:textId="77777777" w:rsidTr="00994C39">
        <w:trPr>
          <w:trHeight w:val="424"/>
        </w:trPr>
        <w:tc>
          <w:tcPr>
            <w:tcW w:w="2219" w:type="dxa"/>
          </w:tcPr>
          <w:p w14:paraId="2B4588FA" w14:textId="64952FA9" w:rsidR="00DF3B5D" w:rsidRDefault="007B0B9B" w:rsidP="007435C5">
            <w:pPr>
              <w:rPr>
                <w:lang w:val="en-SG"/>
              </w:rPr>
            </w:pPr>
            <w:r>
              <w:rPr>
                <w:lang w:val="en-SG"/>
              </w:rPr>
              <w:t xml:space="preserve">LCD </w:t>
            </w:r>
          </w:p>
        </w:tc>
        <w:tc>
          <w:tcPr>
            <w:tcW w:w="6567" w:type="dxa"/>
          </w:tcPr>
          <w:p w14:paraId="25A497EB" w14:textId="3AB5915E" w:rsidR="00DF3B5D" w:rsidRDefault="007B0B9B" w:rsidP="007435C5">
            <w:pPr>
              <w:rPr>
                <w:lang w:val="en-SG"/>
              </w:rPr>
            </w:pPr>
            <w:r>
              <w:rPr>
                <w:lang w:val="en-SG"/>
              </w:rPr>
              <w:t xml:space="preserve">Liquid Crystal Display </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27DD07A5" w:rsidR="00EB4527" w:rsidRDefault="00EB4527" w:rsidP="00CA57DD">
      <w:pPr>
        <w:rPr>
          <w:lang w:val="en-SG"/>
        </w:rPr>
      </w:pPr>
    </w:p>
    <w:p w14:paraId="631D733A" w14:textId="77777777" w:rsidR="00577D48" w:rsidRDefault="00577D48">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1D989681" w14:textId="1734E40D" w:rsidR="00D950C8" w:rsidRPr="00EB34A1" w:rsidRDefault="00D950C8" w:rsidP="007435C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16A2C914" w14:textId="5275095C" w:rsidR="006072C8" w:rsidRPr="00646C4C" w:rsidRDefault="00D950C8" w:rsidP="007B79C1">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7E08B688" w14:textId="77777777" w:rsidR="006072C8" w:rsidRDefault="006072C8">
      <w:pPr>
        <w:rPr>
          <w:lang w:val="en-SG"/>
        </w:rPr>
      </w:pPr>
    </w:p>
    <w:p w14:paraId="4420B3E6" w14:textId="5FDCEBB9" w:rsidR="00DD2E80" w:rsidRDefault="00DD2E80">
      <w:pPr>
        <w:rPr>
          <w:lang w:val="en-SG"/>
        </w:rPr>
      </w:pPr>
    </w:p>
    <w:p w14:paraId="2ECA1C03" w14:textId="394BFEB6" w:rsidR="00DD2E80" w:rsidRDefault="00945088">
      <w:pPr>
        <w:rPr>
          <w:lang w:val="en-SG"/>
        </w:rPr>
      </w:pPr>
      <w:r>
        <w:rPr>
          <w:noProof/>
          <w:lang w:val="en-SG"/>
        </w:rPr>
        <w:drawing>
          <wp:anchor distT="0" distB="0" distL="114300" distR="114300" simplePos="0" relativeHeight="251658245" behindDoc="0" locked="0" layoutInCell="1" allowOverlap="1" wp14:anchorId="0C29E76C" wp14:editId="03985BD2">
            <wp:simplePos x="0" y="0"/>
            <wp:positionH relativeFrom="column">
              <wp:posOffset>-366395</wp:posOffset>
            </wp:positionH>
            <wp:positionV relativeFrom="paragraph">
              <wp:posOffset>306070</wp:posOffset>
            </wp:positionV>
            <wp:extent cx="6717030" cy="4473575"/>
            <wp:effectExtent l="0" t="0" r="1270" b="0"/>
            <wp:wrapTopAndBottom/>
            <wp:docPr id="11674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7595" name="Picture 1167437595"/>
                    <pic:cNvPicPr/>
                  </pic:nvPicPr>
                  <pic:blipFill>
                    <a:blip r:embed="rId11">
                      <a:extLst>
                        <a:ext uri="{28A0092B-C50C-407E-A947-70E740481C1C}">
                          <a14:useLocalDpi xmlns:a14="http://schemas.microsoft.com/office/drawing/2010/main" val="0"/>
                        </a:ext>
                      </a:extLst>
                    </a:blip>
                    <a:stretch>
                      <a:fillRect/>
                    </a:stretch>
                  </pic:blipFill>
                  <pic:spPr>
                    <a:xfrm>
                      <a:off x="0" y="0"/>
                      <a:ext cx="6717030" cy="4473575"/>
                    </a:xfrm>
                    <a:prstGeom prst="rect">
                      <a:avLst/>
                    </a:prstGeom>
                  </pic:spPr>
                </pic:pic>
              </a:graphicData>
            </a:graphic>
            <wp14:sizeRelH relativeFrom="margin">
              <wp14:pctWidth>0</wp14:pctWidth>
            </wp14:sizeRelH>
            <wp14:sizeRelV relativeFrom="margin">
              <wp14:pctHeight>0</wp14:pctHeight>
            </wp14:sizeRelV>
          </wp:anchor>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09AFDF4B" w14:textId="75210330" w:rsidR="008C1B92" w:rsidRDefault="008C1B92">
      <w:pPr>
        <w:rPr>
          <w:rFonts w:asciiTheme="majorHAnsi" w:eastAsiaTheme="majorEastAsia" w:hAnsiTheme="majorHAnsi" w:cstheme="majorBidi"/>
          <w:color w:val="000000" w:themeColor="text1"/>
          <w:sz w:val="26"/>
          <w:szCs w:val="26"/>
          <w:lang w:val="en-SG"/>
        </w:rPr>
      </w:pPr>
    </w:p>
    <w:p w14:paraId="7634F19B" w14:textId="5CE976CB" w:rsidR="00615204" w:rsidRPr="00577D48" w:rsidRDefault="000838AD" w:rsidP="00577D48">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3DD473B1" w14:textId="5244D042" w:rsidR="00481168" w:rsidRDefault="2F900D98">
      <w:r>
        <w:rPr>
          <w:noProof/>
        </w:rPr>
        <w:drawing>
          <wp:inline distT="0" distB="0" distL="0" distR="0" wp14:anchorId="37142BC8" wp14:editId="6F21F27A">
            <wp:extent cx="6029325" cy="4000500"/>
            <wp:effectExtent l="0" t="0" r="0" b="0"/>
            <wp:docPr id="517082246" name="Picture 51708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29325" cy="4000500"/>
                    </a:xfrm>
                    <a:prstGeom prst="rect">
                      <a:avLst/>
                    </a:prstGeom>
                  </pic:spPr>
                </pic:pic>
              </a:graphicData>
            </a:graphic>
          </wp:inline>
        </w:drawing>
      </w: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561FEBAC" w14:textId="77777777" w:rsidR="00DA2037" w:rsidRDefault="00DA2037">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48B639EA" w14:textId="03E3D2F0" w:rsidR="00D950C8" w:rsidRPr="00EB34A1" w:rsidRDefault="00E2293D" w:rsidP="008105D8">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63BF1576" w14:textId="7A7E76A4" w:rsidR="00EB34A1" w:rsidRPr="00EB34A1" w:rsidRDefault="00627E26" w:rsidP="008105D8">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w:t>
      </w:r>
      <w:r w:rsidR="00EB34A1" w:rsidRPr="00EB34A1">
        <w:rPr>
          <w:color w:val="000000" w:themeColor="text1"/>
          <w:lang w:val="en-SG"/>
        </w:rPr>
        <w:t xml:space="preserve"> and Monitoring</w:t>
      </w:r>
      <w:bookmarkEnd w:id="11"/>
    </w:p>
    <w:p w14:paraId="780FDB30" w14:textId="364E4B81" w:rsidR="00EB34A1" w:rsidRDefault="00EB34A1" w:rsidP="008105D8">
      <w:pPr>
        <w:spacing w:after="0"/>
        <w:ind w:left="1440"/>
        <w:jc w:val="both"/>
        <w:rPr>
          <w:lang w:val="en-SG"/>
        </w:rPr>
      </w:pPr>
      <w:r>
        <w:rPr>
          <w:lang w:val="en-SG"/>
        </w:rPr>
        <w:t>The s</w:t>
      </w:r>
      <w:r w:rsidR="003B2FFA">
        <w:rPr>
          <w:lang w:val="en-SG"/>
        </w:rPr>
        <w:t>ystem continuously monitors the condition of the room using multiple types of sensors to detect early signs of a fire.</w:t>
      </w:r>
    </w:p>
    <w:p w14:paraId="7D37C5A3" w14:textId="77777777" w:rsidR="00950208" w:rsidRDefault="00950208" w:rsidP="008105D8">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B06C1E" w14:paraId="27EEBE11" w14:textId="77777777" w:rsidTr="00E52C08">
        <w:tc>
          <w:tcPr>
            <w:tcW w:w="1276" w:type="dxa"/>
            <w:shd w:val="clear" w:color="auto" w:fill="E7E6E6" w:themeFill="background2"/>
          </w:tcPr>
          <w:p w14:paraId="5FA5F8B9" w14:textId="77777777" w:rsidR="00B06C1E" w:rsidRPr="00B06C1E" w:rsidRDefault="00B06C1E" w:rsidP="008105D8">
            <w:pPr>
              <w:jc w:val="both"/>
              <w:rPr>
                <w:b/>
                <w:lang w:val="en-SG"/>
              </w:rPr>
            </w:pPr>
            <w:r w:rsidRPr="00B06C1E">
              <w:rPr>
                <w:b/>
                <w:lang w:val="en-SG"/>
              </w:rPr>
              <w:t>REQ_ID</w:t>
            </w:r>
          </w:p>
        </w:tc>
        <w:tc>
          <w:tcPr>
            <w:tcW w:w="6520" w:type="dxa"/>
            <w:shd w:val="clear" w:color="auto" w:fill="E7E6E6" w:themeFill="background2"/>
          </w:tcPr>
          <w:p w14:paraId="7D43AA71" w14:textId="77777777" w:rsidR="00B06C1E" w:rsidRPr="00B06C1E" w:rsidRDefault="00B06C1E" w:rsidP="008105D8">
            <w:pPr>
              <w:jc w:val="both"/>
              <w:rPr>
                <w:b/>
                <w:lang w:val="en-SG"/>
              </w:rPr>
            </w:pPr>
            <w:r w:rsidRPr="00B06C1E">
              <w:rPr>
                <w:b/>
                <w:lang w:val="en-SG"/>
              </w:rPr>
              <w:t>Requirement</w:t>
            </w:r>
          </w:p>
        </w:tc>
      </w:tr>
      <w:tr w:rsidR="00B06C1E" w14:paraId="182CA845" w14:textId="77777777" w:rsidTr="00426101">
        <w:trPr>
          <w:trHeight w:val="569"/>
        </w:trPr>
        <w:tc>
          <w:tcPr>
            <w:tcW w:w="1276" w:type="dxa"/>
          </w:tcPr>
          <w:p w14:paraId="16A830F5" w14:textId="5865D398" w:rsidR="00B06C1E" w:rsidRPr="00E308E5" w:rsidRDefault="00C1499C" w:rsidP="008105D8">
            <w:pPr>
              <w:jc w:val="both"/>
              <w:rPr>
                <w:color w:val="000000" w:themeColor="text1"/>
                <w:lang w:val="en-SG"/>
              </w:rPr>
            </w:pPr>
            <w:r w:rsidRPr="00E308E5">
              <w:rPr>
                <w:color w:val="000000" w:themeColor="text1"/>
                <w:lang w:val="en-SG"/>
              </w:rPr>
              <w:t>REQ-</w:t>
            </w:r>
            <w:r w:rsidR="00E308E5" w:rsidRPr="00E308E5">
              <w:rPr>
                <w:color w:val="000000" w:themeColor="text1"/>
                <w:lang w:val="en-SG"/>
              </w:rPr>
              <w:t>01</w:t>
            </w:r>
          </w:p>
        </w:tc>
        <w:tc>
          <w:tcPr>
            <w:tcW w:w="6520" w:type="dxa"/>
          </w:tcPr>
          <w:p w14:paraId="4D6AE053" w14:textId="15E49B77" w:rsidR="00161A0A" w:rsidRPr="00E308E5" w:rsidRDefault="00E308E5" w:rsidP="008105D8">
            <w:pPr>
              <w:jc w:val="both"/>
              <w:rPr>
                <w:color w:val="000000" w:themeColor="text1"/>
                <w:lang w:val="en-SG"/>
              </w:rPr>
            </w:pPr>
            <w:r w:rsidRPr="00E308E5">
              <w:rPr>
                <w:color w:val="000000" w:themeColor="text1"/>
                <w:lang w:val="en-SG"/>
              </w:rPr>
              <w:t xml:space="preserve">The system shall deploy </w:t>
            </w:r>
            <w:del w:id="12" w:author="Microsoft Word" w:date="2025-06-11T00:57:00Z" w16du:dateUtc="2025-06-10T16:57:00Z">
              <w:r w:rsidRPr="00E308E5">
                <w:rPr>
                  <w:color w:val="000000" w:themeColor="text1"/>
                  <w:lang w:val="en-SG"/>
                </w:rPr>
                <w:delText>these</w:delText>
              </w:r>
            </w:del>
            <w:r w:rsidRPr="00E308E5">
              <w:rPr>
                <w:color w:val="000000" w:themeColor="text1"/>
                <w:lang w:val="en-SG"/>
              </w:rPr>
              <w:t xml:space="preserve"> sensors: </w:t>
            </w:r>
            <w:r w:rsidR="00D760C9">
              <w:rPr>
                <w:color w:val="000000" w:themeColor="text1"/>
                <w:lang w:val="en-SG"/>
              </w:rPr>
              <w:t xml:space="preserve">Temperature </w:t>
            </w:r>
            <w:r w:rsidRPr="00E308E5">
              <w:rPr>
                <w:color w:val="000000" w:themeColor="text1"/>
              </w:rPr>
              <w:t>Sensors, Visual Sensors, Light Sensors, and Smoke Detectors.</w:t>
            </w:r>
            <w:r w:rsidR="6BE83B27" w:rsidRPr="379B27E3">
              <w:rPr>
                <w:color w:val="000000" w:themeColor="text1"/>
              </w:rPr>
              <w:t xml:space="preserve"> </w:t>
            </w:r>
          </w:p>
        </w:tc>
      </w:tr>
      <w:tr w:rsidR="379B27E3" w14:paraId="689BDAC3" w14:textId="77777777" w:rsidTr="379B27E3">
        <w:trPr>
          <w:trHeight w:val="300"/>
        </w:trPr>
        <w:tc>
          <w:tcPr>
            <w:tcW w:w="1276" w:type="dxa"/>
          </w:tcPr>
          <w:p w14:paraId="3CA56B4B" w14:textId="6A94ABE7" w:rsidR="348FE277" w:rsidRDefault="348FE277" w:rsidP="379B27E3">
            <w:pPr>
              <w:jc w:val="both"/>
              <w:rPr>
                <w:color w:val="000000" w:themeColor="text1"/>
                <w:lang w:val="en-SG"/>
              </w:rPr>
            </w:pPr>
            <w:r w:rsidRPr="379B27E3">
              <w:rPr>
                <w:color w:val="000000" w:themeColor="text1"/>
                <w:lang w:val="en-SG"/>
              </w:rPr>
              <w:t>REQ-02</w:t>
            </w:r>
          </w:p>
        </w:tc>
        <w:tc>
          <w:tcPr>
            <w:tcW w:w="6520" w:type="dxa"/>
          </w:tcPr>
          <w:p w14:paraId="7AD151BB" w14:textId="39F041C2" w:rsidR="348FE277" w:rsidRDefault="348FE277" w:rsidP="379B27E3">
            <w:pPr>
              <w:jc w:val="both"/>
              <w:rPr>
                <w:color w:val="000000" w:themeColor="text1"/>
                <w:lang w:val="en-SG"/>
              </w:rPr>
            </w:pPr>
            <w:r w:rsidRPr="379B27E3">
              <w:rPr>
                <w:color w:val="000000" w:themeColor="text1"/>
                <w:lang w:val="en-SG"/>
              </w:rPr>
              <w:t xml:space="preserve">The system shall ensure that all deployed sensors are always active and operational during system runtime. </w:t>
            </w:r>
          </w:p>
        </w:tc>
      </w:tr>
      <w:tr w:rsidR="379B27E3" w14:paraId="08736D84" w14:textId="77777777" w:rsidTr="379B27E3">
        <w:trPr>
          <w:trHeight w:val="300"/>
        </w:trPr>
        <w:tc>
          <w:tcPr>
            <w:tcW w:w="1276" w:type="dxa"/>
          </w:tcPr>
          <w:p w14:paraId="7446D59D" w14:textId="42D0FE16" w:rsidR="2F67BD2E" w:rsidRDefault="2F67BD2E" w:rsidP="379B27E3">
            <w:pPr>
              <w:jc w:val="both"/>
              <w:rPr>
                <w:color w:val="000000" w:themeColor="text1"/>
                <w:lang w:val="en-SG"/>
              </w:rPr>
            </w:pPr>
            <w:r w:rsidRPr="379B27E3">
              <w:rPr>
                <w:color w:val="000000" w:themeColor="text1"/>
                <w:lang w:val="en-SG"/>
              </w:rPr>
              <w:t>REQ-03</w:t>
            </w:r>
          </w:p>
        </w:tc>
        <w:tc>
          <w:tcPr>
            <w:tcW w:w="6520" w:type="dxa"/>
          </w:tcPr>
          <w:p w14:paraId="136793B9" w14:textId="14251D5C" w:rsidR="2F67BD2E" w:rsidRDefault="2F67BD2E" w:rsidP="379B27E3">
            <w:pPr>
              <w:jc w:val="both"/>
              <w:rPr>
                <w:color w:val="000000" w:themeColor="text1"/>
                <w:lang w:val="en-SG"/>
              </w:rPr>
            </w:pPr>
            <w:r w:rsidRPr="379B27E3">
              <w:rPr>
                <w:color w:val="000000" w:themeColor="text1"/>
                <w:lang w:val="en-SG"/>
              </w:rPr>
              <w:t xml:space="preserve">The system shall perform health check on all sensors at a predefined regular interval which is every 5 seconds. </w:t>
            </w:r>
          </w:p>
        </w:tc>
      </w:tr>
      <w:tr w:rsidR="379B27E3" w14:paraId="2D25895B" w14:textId="77777777" w:rsidTr="379B27E3">
        <w:trPr>
          <w:trHeight w:val="300"/>
        </w:trPr>
        <w:tc>
          <w:tcPr>
            <w:tcW w:w="1276" w:type="dxa"/>
          </w:tcPr>
          <w:p w14:paraId="4DEE4866" w14:textId="3A42FA4F" w:rsidR="2F67BD2E" w:rsidRDefault="2F67BD2E" w:rsidP="379B27E3">
            <w:pPr>
              <w:jc w:val="both"/>
              <w:rPr>
                <w:color w:val="000000" w:themeColor="text1"/>
                <w:lang w:val="en-SG"/>
              </w:rPr>
            </w:pPr>
            <w:r w:rsidRPr="379B27E3">
              <w:rPr>
                <w:color w:val="000000" w:themeColor="text1"/>
                <w:lang w:val="en-SG"/>
              </w:rPr>
              <w:t>REQ-04</w:t>
            </w:r>
          </w:p>
        </w:tc>
        <w:tc>
          <w:tcPr>
            <w:tcW w:w="6520" w:type="dxa"/>
          </w:tcPr>
          <w:p w14:paraId="0D0C7947" w14:textId="34F3441B" w:rsidR="2F67BD2E" w:rsidRDefault="2F67BD2E" w:rsidP="379B27E3">
            <w:pPr>
              <w:jc w:val="both"/>
              <w:rPr>
                <w:color w:val="000000" w:themeColor="text1"/>
                <w:lang w:val="en-SG"/>
              </w:rPr>
            </w:pPr>
            <w:r w:rsidRPr="379B27E3">
              <w:rPr>
                <w:color w:val="000000" w:themeColor="text1"/>
                <w:lang w:val="en-SG"/>
              </w:rPr>
              <w:t>If any sensor is found to be faulty or fails to update its status, the system shall automatically notify the mainte</w:t>
            </w:r>
            <w:r w:rsidR="3826C9EB" w:rsidRPr="379B27E3">
              <w:rPr>
                <w:color w:val="000000" w:themeColor="text1"/>
                <w:lang w:val="en-SG"/>
              </w:rPr>
              <w:t xml:space="preserve">nance office while displaying the non-operational sensor status on </w:t>
            </w:r>
            <w:r w:rsidR="644C0614" w:rsidRPr="379B27E3">
              <w:rPr>
                <w:color w:val="000000" w:themeColor="text1"/>
                <w:lang w:val="en-SG"/>
              </w:rPr>
              <w:t xml:space="preserve">an LED indicator to alert people about the system. </w:t>
            </w:r>
          </w:p>
        </w:tc>
      </w:tr>
      <w:tr w:rsidR="00B06C1E" w14:paraId="4B7CEF94" w14:textId="77777777" w:rsidTr="00426101">
        <w:trPr>
          <w:trHeight w:val="563"/>
        </w:trPr>
        <w:tc>
          <w:tcPr>
            <w:tcW w:w="1276" w:type="dxa"/>
          </w:tcPr>
          <w:p w14:paraId="2C9507D2" w14:textId="404C87B0" w:rsidR="00B06C1E" w:rsidRDefault="00C1499C" w:rsidP="008105D8">
            <w:pPr>
              <w:jc w:val="both"/>
              <w:rPr>
                <w:lang w:val="en-SG"/>
              </w:rPr>
            </w:pPr>
            <w:r>
              <w:rPr>
                <w:lang w:val="en-SG"/>
              </w:rPr>
              <w:t>REQ-</w:t>
            </w:r>
            <w:r w:rsidR="00F94080" w:rsidRPr="379B27E3">
              <w:rPr>
                <w:lang w:val="en-SG"/>
              </w:rPr>
              <w:t>0</w:t>
            </w:r>
            <w:r w:rsidR="21690509" w:rsidRPr="379B27E3">
              <w:rPr>
                <w:lang w:val="en-SG"/>
              </w:rPr>
              <w:t>5</w:t>
            </w:r>
          </w:p>
        </w:tc>
        <w:tc>
          <w:tcPr>
            <w:tcW w:w="6520" w:type="dxa"/>
          </w:tcPr>
          <w:p w14:paraId="6C59C8E5" w14:textId="5EA1259D" w:rsidR="009A2AE2" w:rsidRPr="00F94080" w:rsidRDefault="00F94080" w:rsidP="008105D8">
            <w:pPr>
              <w:jc w:val="both"/>
              <w:rPr>
                <w:lang w:val="en-SG"/>
              </w:rPr>
            </w:pPr>
            <w:r w:rsidRPr="00F94080">
              <w:rPr>
                <w:lang w:val="en-SG"/>
              </w:rPr>
              <w:t>The system shall continuously collect and analy</w:t>
            </w:r>
            <w:r>
              <w:rPr>
                <w:lang w:val="en-SG"/>
              </w:rPr>
              <w:t>s</w:t>
            </w:r>
            <w:r w:rsidRPr="00F94080">
              <w:rPr>
                <w:lang w:val="en-SG"/>
              </w:rPr>
              <w:t xml:space="preserve">e data from all installed sensors to monitor for </w:t>
            </w:r>
            <w:r w:rsidR="00BF4E9B">
              <w:rPr>
                <w:lang w:val="en-SG"/>
              </w:rPr>
              <w:t>indications</w:t>
            </w:r>
            <w:r w:rsidRPr="00F94080">
              <w:rPr>
                <w:lang w:val="en-SG"/>
              </w:rPr>
              <w:t xml:space="preserve"> of a fire.</w:t>
            </w:r>
          </w:p>
        </w:tc>
      </w:tr>
      <w:tr w:rsidR="006D2E58" w14:paraId="7C8557E3" w14:textId="77777777" w:rsidTr="00426101">
        <w:trPr>
          <w:trHeight w:val="840"/>
        </w:trPr>
        <w:tc>
          <w:tcPr>
            <w:tcW w:w="1276" w:type="dxa"/>
          </w:tcPr>
          <w:p w14:paraId="7C66BE7F" w14:textId="5B95B0C3" w:rsidR="006D2E58" w:rsidRDefault="00C1499C" w:rsidP="008105D8">
            <w:pPr>
              <w:jc w:val="both"/>
              <w:rPr>
                <w:lang w:val="en-SG"/>
              </w:rPr>
            </w:pPr>
            <w:r>
              <w:rPr>
                <w:lang w:val="en-SG"/>
              </w:rPr>
              <w:t>REQ-</w:t>
            </w:r>
            <w:r w:rsidR="00F94080" w:rsidRPr="379B27E3">
              <w:rPr>
                <w:lang w:val="en-SG"/>
              </w:rPr>
              <w:t>0</w:t>
            </w:r>
            <w:r w:rsidR="39F955A4" w:rsidRPr="379B27E3">
              <w:rPr>
                <w:lang w:val="en-SG"/>
              </w:rPr>
              <w:t>6</w:t>
            </w:r>
          </w:p>
        </w:tc>
        <w:tc>
          <w:tcPr>
            <w:tcW w:w="6520" w:type="dxa"/>
          </w:tcPr>
          <w:p w14:paraId="0CA6F804" w14:textId="7D5E30EA" w:rsidR="006D2E58" w:rsidRDefault="00BF4E9B" w:rsidP="008105D8">
            <w:pPr>
              <w:jc w:val="both"/>
              <w:rPr>
                <w:lang w:val="en-SG"/>
              </w:rPr>
            </w:pPr>
            <w:r w:rsidRPr="00BF4E9B">
              <w:rPr>
                <w:lang w:val="en-SG"/>
              </w:rPr>
              <w:t xml:space="preserve">Each sensor shall detect fire conditions based on specific </w:t>
            </w:r>
            <w:commentRangeStart w:id="13"/>
            <w:r w:rsidRPr="00BF4E9B">
              <w:rPr>
                <w:lang w:val="en-SG"/>
              </w:rPr>
              <w:t>parameters</w:t>
            </w:r>
            <w:commentRangeEnd w:id="13"/>
            <w:r w:rsidR="00E52C08">
              <w:rPr>
                <w:rStyle w:val="CommentReference"/>
              </w:rPr>
              <w:commentReference w:id="13"/>
            </w:r>
            <w:r w:rsidRPr="00BF4E9B">
              <w:rPr>
                <w:lang w:val="en-SG"/>
              </w:rPr>
              <w:t>, such as a rise in temperature, visual flame detection, the presence of smoke, or a sudden increase in light intensity.</w:t>
            </w:r>
          </w:p>
        </w:tc>
      </w:tr>
    </w:tbl>
    <w:p w14:paraId="77F76F37" w14:textId="2CC14AC5" w:rsidR="000E41E2" w:rsidRPr="00EB34A1" w:rsidRDefault="00DA2037" w:rsidP="008105D8">
      <w:pPr>
        <w:tabs>
          <w:tab w:val="left" w:pos="1290"/>
        </w:tabs>
        <w:jc w:val="both"/>
        <w:rPr>
          <w:color w:val="000000" w:themeColor="text1"/>
          <w:lang w:val="en-SG"/>
        </w:rPr>
      </w:pPr>
      <w:r>
        <w:rPr>
          <w:color w:val="000000" w:themeColor="text1"/>
          <w:lang w:val="en-SG"/>
        </w:rPr>
        <w:tab/>
      </w:r>
    </w:p>
    <w:p w14:paraId="49329EA5" w14:textId="5FDCAFD4" w:rsidR="00A62092" w:rsidRPr="00E52C08" w:rsidRDefault="009C1A69" w:rsidP="008105D8">
      <w:pPr>
        <w:pStyle w:val="Heading3"/>
        <w:numPr>
          <w:ilvl w:val="2"/>
          <w:numId w:val="2"/>
        </w:numPr>
        <w:spacing w:line="360" w:lineRule="auto"/>
        <w:jc w:val="both"/>
        <w:rPr>
          <w:color w:val="000000" w:themeColor="text1"/>
          <w:lang w:val="en-SG"/>
        </w:rPr>
      </w:pPr>
      <w:bookmarkStart w:id="14" w:name="_Toc198755235"/>
      <w:r>
        <w:rPr>
          <w:color w:val="000000" w:themeColor="text1"/>
          <w:lang w:val="en-SG"/>
        </w:rPr>
        <w:t>Automated Fire Alert</w:t>
      </w:r>
      <w:bookmarkEnd w:id="14"/>
    </w:p>
    <w:p w14:paraId="450FDEF1" w14:textId="4EC183A4" w:rsidR="00A44FE6" w:rsidRDefault="009C1A69" w:rsidP="008105D8">
      <w:pPr>
        <w:spacing w:after="0"/>
        <w:ind w:left="1440"/>
        <w:jc w:val="both"/>
        <w:rPr>
          <w:color w:val="000000" w:themeColor="text1"/>
          <w:lang w:val="en-SG"/>
        </w:rPr>
      </w:pPr>
      <w:r>
        <w:rPr>
          <w:color w:val="000000" w:themeColor="text1"/>
          <w:lang w:val="en-SG"/>
        </w:rPr>
        <w:t>When fire is detected by any of the 4 sensors, the system will trigger an alert to residents</w:t>
      </w:r>
      <w:r w:rsidR="00584FE0">
        <w:rPr>
          <w:color w:val="000000" w:themeColor="text1"/>
          <w:lang w:val="en-SG"/>
        </w:rPr>
        <w:t xml:space="preserve"> &amp; sends a notification to SCDF.</w:t>
      </w:r>
    </w:p>
    <w:p w14:paraId="3C43006F"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6D3E3915" w14:textId="77777777" w:rsidTr="00E52C08">
        <w:tc>
          <w:tcPr>
            <w:tcW w:w="1276" w:type="dxa"/>
            <w:shd w:val="clear" w:color="auto" w:fill="E7E6E6" w:themeFill="background2"/>
          </w:tcPr>
          <w:p w14:paraId="0CE89095" w14:textId="77777777" w:rsidR="00A62092" w:rsidRPr="00EB34A1" w:rsidRDefault="00A62092"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0FF4D1D" w14:textId="77777777" w:rsidR="00A62092" w:rsidRPr="00EB34A1" w:rsidRDefault="00A62092" w:rsidP="008105D8">
            <w:pPr>
              <w:jc w:val="both"/>
              <w:rPr>
                <w:b/>
                <w:color w:val="000000" w:themeColor="text1"/>
                <w:lang w:val="en-SG"/>
              </w:rPr>
            </w:pPr>
            <w:r w:rsidRPr="00EB34A1">
              <w:rPr>
                <w:b/>
                <w:color w:val="000000" w:themeColor="text1"/>
                <w:lang w:val="en-SG"/>
              </w:rPr>
              <w:t>Requirement</w:t>
            </w:r>
          </w:p>
        </w:tc>
      </w:tr>
      <w:tr w:rsidR="00E52C08" w:rsidRPr="00EB34A1" w14:paraId="476AC0F6" w14:textId="77777777" w:rsidTr="00426101">
        <w:trPr>
          <w:trHeight w:val="627"/>
        </w:trPr>
        <w:tc>
          <w:tcPr>
            <w:tcW w:w="1276" w:type="dxa"/>
          </w:tcPr>
          <w:p w14:paraId="12A02D51" w14:textId="0123B3F2" w:rsidR="00A62092" w:rsidRPr="00EB34A1" w:rsidRDefault="00C1499C" w:rsidP="008105D8">
            <w:pPr>
              <w:jc w:val="both"/>
              <w:rPr>
                <w:color w:val="000000" w:themeColor="text1"/>
                <w:lang w:val="en-SG"/>
              </w:rPr>
            </w:pPr>
            <w:r w:rsidRPr="00EB34A1">
              <w:rPr>
                <w:color w:val="000000" w:themeColor="text1"/>
                <w:lang w:val="en-SG"/>
              </w:rPr>
              <w:t>REQ-</w:t>
            </w:r>
            <w:r w:rsidR="00584FE0" w:rsidRPr="379B27E3">
              <w:rPr>
                <w:color w:val="000000" w:themeColor="text1"/>
                <w:lang w:val="en-SG"/>
              </w:rPr>
              <w:t>0</w:t>
            </w:r>
            <w:r w:rsidR="0637ADCA" w:rsidRPr="379B27E3">
              <w:rPr>
                <w:color w:val="000000" w:themeColor="text1"/>
                <w:lang w:val="en-SG"/>
              </w:rPr>
              <w:t>7</w:t>
            </w:r>
          </w:p>
        </w:tc>
        <w:tc>
          <w:tcPr>
            <w:tcW w:w="6520" w:type="dxa"/>
          </w:tcPr>
          <w:p w14:paraId="1AC9B67E" w14:textId="3559A4A1" w:rsidR="00A62092" w:rsidRPr="00EB34A1" w:rsidRDefault="00584FE0" w:rsidP="008105D8">
            <w:pPr>
              <w:jc w:val="both"/>
              <w:rPr>
                <w:color w:val="000000" w:themeColor="text1"/>
                <w:lang w:val="en-SG"/>
              </w:rPr>
            </w:pPr>
            <w:r>
              <w:rPr>
                <w:color w:val="000000" w:themeColor="text1"/>
                <w:lang w:val="en-SG"/>
              </w:rPr>
              <w:t xml:space="preserve">If </w:t>
            </w:r>
            <w:r w:rsidR="00BF4E9B">
              <w:rPr>
                <w:color w:val="000000" w:themeColor="text1"/>
                <w:lang w:val="en-SG"/>
              </w:rPr>
              <w:t>any</w:t>
            </w:r>
            <w:r>
              <w:rPr>
                <w:color w:val="000000" w:themeColor="text1"/>
                <w:lang w:val="en-SG"/>
              </w:rPr>
              <w:t xml:space="preserve"> sensor detects a potential fire outbreak, the system shall activate an alarm in the household to alert the residents.</w:t>
            </w:r>
          </w:p>
        </w:tc>
      </w:tr>
      <w:tr w:rsidR="00E52C08" w:rsidRPr="00EB34A1" w14:paraId="071AD1FA" w14:textId="77777777" w:rsidTr="00426101">
        <w:trPr>
          <w:trHeight w:val="565"/>
        </w:trPr>
        <w:tc>
          <w:tcPr>
            <w:tcW w:w="1276" w:type="dxa"/>
          </w:tcPr>
          <w:p w14:paraId="7449DF41" w14:textId="4D939BCD" w:rsidR="00E52C08" w:rsidRPr="00EB34A1" w:rsidRDefault="00584FE0" w:rsidP="008105D8">
            <w:pPr>
              <w:jc w:val="both"/>
              <w:rPr>
                <w:color w:val="000000" w:themeColor="text1"/>
                <w:lang w:val="en-SG"/>
              </w:rPr>
            </w:pPr>
            <w:r>
              <w:rPr>
                <w:color w:val="000000" w:themeColor="text1"/>
                <w:lang w:val="en-SG"/>
              </w:rPr>
              <w:t>REQ-</w:t>
            </w:r>
            <w:r w:rsidRPr="379B27E3">
              <w:rPr>
                <w:color w:val="000000" w:themeColor="text1"/>
                <w:lang w:val="en-SG"/>
              </w:rPr>
              <w:t>0</w:t>
            </w:r>
            <w:r w:rsidR="307369BE" w:rsidRPr="379B27E3">
              <w:rPr>
                <w:color w:val="000000" w:themeColor="text1"/>
                <w:lang w:val="en-SG"/>
              </w:rPr>
              <w:t>8</w:t>
            </w:r>
          </w:p>
        </w:tc>
        <w:tc>
          <w:tcPr>
            <w:tcW w:w="6520" w:type="dxa"/>
          </w:tcPr>
          <w:p w14:paraId="5106A5FE" w14:textId="3888CDBB" w:rsidR="00E52C08" w:rsidRPr="00EB34A1" w:rsidRDefault="00BF4E9B" w:rsidP="008105D8">
            <w:pPr>
              <w:jc w:val="both"/>
              <w:rPr>
                <w:color w:val="000000" w:themeColor="text1"/>
                <w:lang w:val="en-SG"/>
              </w:rPr>
            </w:pPr>
            <w:r w:rsidRPr="00BF4E9B">
              <w:rPr>
                <w:color w:val="000000" w:themeColor="text1"/>
                <w:lang w:val="en-SG"/>
              </w:rPr>
              <w:t>Upon detecting a fire, the system shall notify the Singapore Civil Defence Force (SCDF) through email, SMS, Telegram, or other available communication methods.</w:t>
            </w:r>
          </w:p>
        </w:tc>
      </w:tr>
    </w:tbl>
    <w:p w14:paraId="21895A7A" w14:textId="3BC388FC" w:rsidR="00B000EF" w:rsidRPr="00EB34A1" w:rsidRDefault="00B000EF" w:rsidP="008105D8">
      <w:pPr>
        <w:jc w:val="both"/>
        <w:rPr>
          <w:color w:val="000000" w:themeColor="text1"/>
          <w:lang w:val="en-SG"/>
        </w:rPr>
      </w:pPr>
    </w:p>
    <w:p w14:paraId="4FBAE1EB" w14:textId="17E4D894" w:rsidR="00E52C08" w:rsidRPr="00E52C08" w:rsidRDefault="004D2D46" w:rsidP="008105D8">
      <w:pPr>
        <w:pStyle w:val="Heading3"/>
        <w:numPr>
          <w:ilvl w:val="2"/>
          <w:numId w:val="2"/>
        </w:numPr>
        <w:spacing w:line="360" w:lineRule="auto"/>
        <w:jc w:val="both"/>
        <w:rPr>
          <w:color w:val="000000" w:themeColor="text1"/>
          <w:lang w:val="en-SG"/>
        </w:rPr>
      </w:pPr>
      <w:bookmarkStart w:id="15" w:name="_Toc198755236"/>
      <w:r>
        <w:rPr>
          <w:color w:val="000000" w:themeColor="text1"/>
          <w:lang w:val="en-SG"/>
        </w:rPr>
        <w:t>Manuel Emergency Alert</w:t>
      </w:r>
      <w:bookmarkEnd w:id="15"/>
    </w:p>
    <w:p w14:paraId="334CC9A8" w14:textId="525BF48B" w:rsidR="007E7350" w:rsidRDefault="00EA264E" w:rsidP="008105D8">
      <w:pPr>
        <w:spacing w:after="0"/>
        <w:ind w:left="1440"/>
        <w:jc w:val="both"/>
        <w:rPr>
          <w:color w:val="000000" w:themeColor="text1"/>
          <w:lang w:val="en-SG"/>
        </w:rPr>
      </w:pPr>
      <w:r>
        <w:rPr>
          <w:color w:val="000000" w:themeColor="text1"/>
          <w:lang w:val="en-SG"/>
        </w:rPr>
        <w:t xml:space="preserve">In case of emergencies, residents should be able to manually </w:t>
      </w:r>
      <w:r w:rsidR="00DA2037">
        <w:rPr>
          <w:color w:val="000000" w:themeColor="text1"/>
          <w:lang w:val="en-SG"/>
        </w:rPr>
        <w:t>alert SCDF or urgent help, if required.</w:t>
      </w:r>
    </w:p>
    <w:p w14:paraId="10E116AB"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1AF048FA" w14:textId="77777777" w:rsidTr="00E52C08">
        <w:tc>
          <w:tcPr>
            <w:tcW w:w="1276" w:type="dxa"/>
            <w:shd w:val="clear" w:color="auto" w:fill="E7E6E6" w:themeFill="background2"/>
          </w:tcPr>
          <w:p w14:paraId="23E102F5" w14:textId="77777777" w:rsidR="00727AC4" w:rsidRPr="00EB34A1" w:rsidRDefault="00727AC4"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0A3B2B14" w14:textId="77777777" w:rsidR="00727AC4" w:rsidRPr="00EB34A1" w:rsidRDefault="00727AC4" w:rsidP="008105D8">
            <w:pPr>
              <w:jc w:val="both"/>
              <w:rPr>
                <w:b/>
                <w:color w:val="000000" w:themeColor="text1"/>
                <w:lang w:val="en-SG"/>
              </w:rPr>
            </w:pPr>
            <w:r w:rsidRPr="00EB34A1">
              <w:rPr>
                <w:b/>
                <w:color w:val="000000" w:themeColor="text1"/>
                <w:lang w:val="en-SG"/>
              </w:rPr>
              <w:t>Requirement</w:t>
            </w:r>
          </w:p>
        </w:tc>
      </w:tr>
      <w:tr w:rsidR="00E52C08" w:rsidRPr="00EB34A1" w14:paraId="004695DB" w14:textId="77777777" w:rsidTr="00E52C08">
        <w:tc>
          <w:tcPr>
            <w:tcW w:w="1276" w:type="dxa"/>
          </w:tcPr>
          <w:p w14:paraId="35719BD9" w14:textId="1782B81B" w:rsidR="00727AC4" w:rsidRPr="00EB34A1" w:rsidRDefault="00C1499C" w:rsidP="008105D8">
            <w:pPr>
              <w:jc w:val="both"/>
              <w:rPr>
                <w:color w:val="000000" w:themeColor="text1"/>
                <w:lang w:val="en-SG"/>
              </w:rPr>
            </w:pPr>
            <w:r w:rsidRPr="00EB34A1">
              <w:rPr>
                <w:color w:val="000000" w:themeColor="text1"/>
                <w:lang w:val="en-SG"/>
              </w:rPr>
              <w:t>REQ-</w:t>
            </w:r>
            <w:r w:rsidR="004D2D46">
              <w:rPr>
                <w:color w:val="000000" w:themeColor="text1"/>
                <w:lang w:val="en-SG"/>
              </w:rPr>
              <w:t>06</w:t>
            </w:r>
          </w:p>
        </w:tc>
        <w:tc>
          <w:tcPr>
            <w:tcW w:w="6520" w:type="dxa"/>
          </w:tcPr>
          <w:p w14:paraId="2EA80EA5" w14:textId="6AD8DCD3" w:rsidR="00727AC4" w:rsidRPr="00EB34A1" w:rsidRDefault="00BF4E9B" w:rsidP="00BF4E9B">
            <w:pPr>
              <w:jc w:val="both"/>
              <w:rPr>
                <w:color w:val="000000" w:themeColor="text1"/>
                <w:lang w:val="en-SG"/>
              </w:rPr>
            </w:pPr>
            <w:r w:rsidRPr="00BF4E9B">
              <w:rPr>
                <w:color w:val="000000" w:themeColor="text1"/>
                <w:lang w:val="en-SG"/>
              </w:rPr>
              <w:t>The system shall include a manual switch or button that residents can activate when needed, which will immediately send an alert to the SCDF</w:t>
            </w:r>
            <w:r>
              <w:rPr>
                <w:color w:val="000000" w:themeColor="text1"/>
                <w:lang w:val="en-SG"/>
              </w:rPr>
              <w:t>.</w:t>
            </w:r>
          </w:p>
        </w:tc>
      </w:tr>
    </w:tbl>
    <w:p w14:paraId="1A7C99CA" w14:textId="77777777" w:rsidR="00E52C08" w:rsidRDefault="00E52C08" w:rsidP="008105D8">
      <w:pPr>
        <w:jc w:val="both"/>
        <w:rPr>
          <w:rFonts w:asciiTheme="majorHAnsi" w:eastAsiaTheme="majorEastAsia" w:hAnsiTheme="majorHAnsi" w:cstheme="majorBidi"/>
          <w:color w:val="000000" w:themeColor="text1"/>
          <w:sz w:val="26"/>
          <w:szCs w:val="26"/>
          <w:lang w:val="en-SG"/>
        </w:rPr>
      </w:pPr>
    </w:p>
    <w:p w14:paraId="3E220A7C" w14:textId="796EF329" w:rsidR="009C1A69" w:rsidRDefault="00EA264E" w:rsidP="008105D8">
      <w:pPr>
        <w:pStyle w:val="Heading3"/>
        <w:numPr>
          <w:ilvl w:val="2"/>
          <w:numId w:val="2"/>
        </w:numPr>
        <w:spacing w:line="360" w:lineRule="auto"/>
        <w:jc w:val="both"/>
        <w:rPr>
          <w:color w:val="000000" w:themeColor="text1"/>
          <w:lang w:val="en-SG"/>
        </w:rPr>
      </w:pPr>
      <w:bookmarkStart w:id="16" w:name="_Toc198755237"/>
      <w:r>
        <w:rPr>
          <w:color w:val="000000" w:themeColor="text1"/>
          <w:lang w:val="en-SG"/>
        </w:rPr>
        <w:t>Fire Suppression using Sprinklers</w:t>
      </w:r>
      <w:bookmarkEnd w:id="16"/>
    </w:p>
    <w:p w14:paraId="409E8276" w14:textId="5D64569E" w:rsidR="004D2D46" w:rsidRPr="004D2D46" w:rsidRDefault="00426101" w:rsidP="008105D8">
      <w:pPr>
        <w:spacing w:after="0"/>
        <w:ind w:left="1440"/>
        <w:jc w:val="both"/>
        <w:rPr>
          <w:lang w:val="en-SG"/>
        </w:rPr>
      </w:pPr>
      <w:r>
        <w:rPr>
          <w:lang w:val="en-SG"/>
        </w:rPr>
        <w:t>The system activates the sprinkler system in the affected room</w:t>
      </w:r>
      <w:r w:rsidR="009F456C">
        <w:rPr>
          <w:lang w:val="en-SG"/>
        </w:rPr>
        <w:t xml:space="preserve"> as the first line of defense.</w:t>
      </w:r>
    </w:p>
    <w:p w14:paraId="78DDAB53" w14:textId="384E1F8E" w:rsidR="004D2D46" w:rsidRDefault="00C62C77" w:rsidP="008105D8">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4D2D46" w:rsidRPr="00EB34A1" w14:paraId="4FA2AB08" w14:textId="77777777" w:rsidTr="00E618B1">
        <w:tc>
          <w:tcPr>
            <w:tcW w:w="1276" w:type="dxa"/>
            <w:shd w:val="clear" w:color="auto" w:fill="E7E6E6" w:themeFill="background2"/>
          </w:tcPr>
          <w:p w14:paraId="6B027FD8" w14:textId="77777777" w:rsidR="004D2D46" w:rsidRPr="00EB34A1" w:rsidRDefault="004D2D46" w:rsidP="008105D8">
            <w:pPr>
              <w:jc w:val="both"/>
              <w:rPr>
                <w:b/>
                <w:color w:val="000000" w:themeColor="text1"/>
                <w:lang w:val="en-SG"/>
              </w:rPr>
            </w:pPr>
            <w:r w:rsidRPr="00EB34A1">
              <w:rPr>
                <w:b/>
                <w:color w:val="000000" w:themeColor="text1"/>
                <w:lang w:val="en-SG"/>
              </w:rPr>
              <w:lastRenderedPageBreak/>
              <w:t>REQ_ID</w:t>
            </w:r>
          </w:p>
        </w:tc>
        <w:tc>
          <w:tcPr>
            <w:tcW w:w="6520" w:type="dxa"/>
            <w:shd w:val="clear" w:color="auto" w:fill="E7E6E6" w:themeFill="background2"/>
          </w:tcPr>
          <w:p w14:paraId="59EF6280" w14:textId="77777777" w:rsidR="004D2D46" w:rsidRPr="00EB34A1" w:rsidRDefault="004D2D46" w:rsidP="008105D8">
            <w:pPr>
              <w:jc w:val="both"/>
              <w:rPr>
                <w:b/>
                <w:color w:val="000000" w:themeColor="text1"/>
                <w:lang w:val="en-SG"/>
              </w:rPr>
            </w:pPr>
            <w:r w:rsidRPr="00EB34A1">
              <w:rPr>
                <w:b/>
                <w:color w:val="000000" w:themeColor="text1"/>
                <w:lang w:val="en-SG"/>
              </w:rPr>
              <w:t>Requirement</w:t>
            </w:r>
          </w:p>
        </w:tc>
      </w:tr>
      <w:tr w:rsidR="004D2D46" w:rsidRPr="00EB34A1" w14:paraId="5377B6D2" w14:textId="77777777" w:rsidTr="00E618B1">
        <w:tc>
          <w:tcPr>
            <w:tcW w:w="1276" w:type="dxa"/>
          </w:tcPr>
          <w:p w14:paraId="2E882647" w14:textId="398696CB" w:rsidR="004D2D46" w:rsidRPr="00EB34A1" w:rsidRDefault="004D2D46" w:rsidP="008105D8">
            <w:pPr>
              <w:jc w:val="both"/>
              <w:rPr>
                <w:color w:val="000000" w:themeColor="text1"/>
                <w:lang w:val="en-SG"/>
              </w:rPr>
            </w:pPr>
            <w:r w:rsidRPr="00EB34A1">
              <w:rPr>
                <w:color w:val="000000" w:themeColor="text1"/>
                <w:lang w:val="en-SG"/>
              </w:rPr>
              <w:t>REQ-</w:t>
            </w:r>
            <w:r>
              <w:rPr>
                <w:color w:val="000000" w:themeColor="text1"/>
                <w:lang w:val="en-SG"/>
              </w:rPr>
              <w:t>07</w:t>
            </w:r>
          </w:p>
        </w:tc>
        <w:tc>
          <w:tcPr>
            <w:tcW w:w="6520" w:type="dxa"/>
          </w:tcPr>
          <w:p w14:paraId="38313980" w14:textId="05D33BBD" w:rsidR="009F456C" w:rsidRPr="00EB34A1" w:rsidRDefault="009F456C" w:rsidP="008105D8">
            <w:pPr>
              <w:jc w:val="both"/>
              <w:rPr>
                <w:color w:val="000000" w:themeColor="text1"/>
                <w:lang w:val="en-SG"/>
              </w:rPr>
            </w:pPr>
            <w:r>
              <w:rPr>
                <w:color w:val="000000" w:themeColor="text1"/>
                <w:lang w:val="en-SG"/>
              </w:rPr>
              <w:t>When fire is detected, the system shall activate the sprinkler system in the affected room.</w:t>
            </w:r>
          </w:p>
        </w:tc>
      </w:tr>
      <w:tr w:rsidR="004D2D46" w:rsidRPr="00EB34A1" w14:paraId="43DB9E69" w14:textId="77777777" w:rsidTr="00E618B1">
        <w:tc>
          <w:tcPr>
            <w:tcW w:w="1276" w:type="dxa"/>
          </w:tcPr>
          <w:p w14:paraId="5F6B5152" w14:textId="190794F3" w:rsidR="004D2D46" w:rsidRPr="00EB34A1" w:rsidRDefault="004D2D46" w:rsidP="008105D8">
            <w:pPr>
              <w:jc w:val="both"/>
              <w:rPr>
                <w:color w:val="000000" w:themeColor="text1"/>
                <w:lang w:val="en-SG"/>
              </w:rPr>
            </w:pPr>
            <w:r>
              <w:rPr>
                <w:color w:val="000000" w:themeColor="text1"/>
                <w:lang w:val="en-SG"/>
              </w:rPr>
              <w:t>REQ-08</w:t>
            </w:r>
          </w:p>
        </w:tc>
        <w:tc>
          <w:tcPr>
            <w:tcW w:w="6520" w:type="dxa"/>
          </w:tcPr>
          <w:p w14:paraId="331B92CD" w14:textId="2932E53D" w:rsidR="004D2D46" w:rsidRPr="00EB34A1" w:rsidRDefault="00BF4E9B" w:rsidP="008105D8">
            <w:pPr>
              <w:jc w:val="both"/>
              <w:rPr>
                <w:color w:val="000000" w:themeColor="text1"/>
                <w:lang w:val="en-SG"/>
              </w:rPr>
            </w:pPr>
            <w:r w:rsidRPr="00BF4E9B">
              <w:rPr>
                <w:color w:val="000000" w:themeColor="text1"/>
                <w:lang w:val="en-SG"/>
              </w:rPr>
              <w:t>The sprinkler system shall be electrically connected to a control valve, which is operated by a servo motor, DC motor, or a digital output via relay</w:t>
            </w:r>
            <w:r>
              <w:rPr>
                <w:color w:val="000000" w:themeColor="text1"/>
                <w:lang w:val="en-SG"/>
              </w:rPr>
              <w:t>.</w:t>
            </w:r>
          </w:p>
        </w:tc>
      </w:tr>
    </w:tbl>
    <w:p w14:paraId="075BB323" w14:textId="77777777" w:rsidR="00F23B56" w:rsidRDefault="00F23B56" w:rsidP="008105D8">
      <w:pPr>
        <w:jc w:val="both"/>
        <w:rPr>
          <w:color w:val="000000" w:themeColor="text1"/>
          <w:lang w:val="en-SG"/>
        </w:rPr>
      </w:pPr>
    </w:p>
    <w:p w14:paraId="62657FB4" w14:textId="4A1FA998" w:rsidR="00F23B56" w:rsidRDefault="00F23B56" w:rsidP="008105D8">
      <w:pPr>
        <w:pStyle w:val="Heading3"/>
        <w:numPr>
          <w:ilvl w:val="2"/>
          <w:numId w:val="2"/>
        </w:numPr>
        <w:spacing w:line="360" w:lineRule="auto"/>
        <w:jc w:val="both"/>
        <w:rPr>
          <w:color w:val="000000" w:themeColor="text1"/>
          <w:lang w:val="en-SG"/>
        </w:rPr>
      </w:pPr>
      <w:bookmarkStart w:id="17" w:name="_Toc198755238"/>
      <w:commentRangeStart w:id="18"/>
      <w:r>
        <w:rPr>
          <w:color w:val="000000" w:themeColor="text1"/>
          <w:lang w:val="en-SG"/>
        </w:rPr>
        <w:t>Multi-Modal Alert System</w:t>
      </w:r>
      <w:commentRangeEnd w:id="18"/>
      <w:r w:rsidR="0092591A">
        <w:rPr>
          <w:rStyle w:val="CommentReference"/>
          <w:rFonts w:asciiTheme="minorHAnsi" w:eastAsiaTheme="minorHAnsi" w:hAnsiTheme="minorHAnsi" w:cstheme="minorBidi"/>
          <w:color w:val="auto"/>
        </w:rPr>
        <w:commentReference w:id="18"/>
      </w:r>
      <w:bookmarkEnd w:id="17"/>
    </w:p>
    <w:p w14:paraId="44D948F5" w14:textId="17D90E29" w:rsidR="00F23B56" w:rsidRDefault="00787381" w:rsidP="008105D8">
      <w:pPr>
        <w:spacing w:after="0"/>
        <w:ind w:left="1440"/>
        <w:jc w:val="both"/>
        <w:rPr>
          <w:lang w:val="en-SG"/>
        </w:rPr>
      </w:pPr>
      <w:r>
        <w:rPr>
          <w:lang w:val="en-SG"/>
        </w:rPr>
        <w:t>When fire is detected through one of the sensors, other types of alerts such as visual, verbal alerts should be activated for residents with disabilities.</w:t>
      </w:r>
    </w:p>
    <w:p w14:paraId="068E5120" w14:textId="77777777" w:rsidR="00C232F1" w:rsidRPr="00F23B56" w:rsidRDefault="00C232F1" w:rsidP="008105D8">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F23B56" w:rsidRPr="00EB34A1" w14:paraId="0666D6E9" w14:textId="77777777" w:rsidTr="00D17E9B">
        <w:trPr>
          <w:trHeight w:val="272"/>
        </w:trPr>
        <w:tc>
          <w:tcPr>
            <w:tcW w:w="1279" w:type="dxa"/>
            <w:shd w:val="clear" w:color="auto" w:fill="E7E6E6" w:themeFill="background2"/>
          </w:tcPr>
          <w:p w14:paraId="2D7B2D6E" w14:textId="77777777" w:rsidR="00F23B56" w:rsidRPr="00EB34A1" w:rsidRDefault="00F23B56" w:rsidP="008105D8">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698AA19C" w14:textId="77777777" w:rsidR="00F23B56" w:rsidRPr="00EB34A1" w:rsidRDefault="00F23B56" w:rsidP="008105D8">
            <w:pPr>
              <w:jc w:val="both"/>
              <w:rPr>
                <w:b/>
                <w:color w:val="000000" w:themeColor="text1"/>
                <w:lang w:val="en-SG"/>
              </w:rPr>
            </w:pPr>
            <w:r w:rsidRPr="00EB34A1">
              <w:rPr>
                <w:b/>
                <w:color w:val="000000" w:themeColor="text1"/>
                <w:lang w:val="en-SG"/>
              </w:rPr>
              <w:t>Requirement</w:t>
            </w:r>
          </w:p>
        </w:tc>
      </w:tr>
      <w:tr w:rsidR="00F23B56" w:rsidRPr="00EB34A1" w14:paraId="006D6E1F" w14:textId="77777777" w:rsidTr="00D17E9B">
        <w:trPr>
          <w:trHeight w:val="545"/>
        </w:trPr>
        <w:tc>
          <w:tcPr>
            <w:tcW w:w="1279" w:type="dxa"/>
          </w:tcPr>
          <w:p w14:paraId="324F5813" w14:textId="26248548" w:rsidR="00F23B56" w:rsidRPr="00EB34A1" w:rsidRDefault="00F23B56" w:rsidP="008105D8">
            <w:pPr>
              <w:jc w:val="both"/>
              <w:rPr>
                <w:color w:val="000000" w:themeColor="text1"/>
                <w:lang w:val="en-SG"/>
              </w:rPr>
            </w:pPr>
            <w:r w:rsidRPr="00EB34A1">
              <w:rPr>
                <w:color w:val="000000" w:themeColor="text1"/>
                <w:lang w:val="en-SG"/>
              </w:rPr>
              <w:t>REQ-</w:t>
            </w:r>
            <w:r w:rsidR="00787381">
              <w:rPr>
                <w:color w:val="000000" w:themeColor="text1"/>
                <w:lang w:val="en-SG"/>
              </w:rPr>
              <w:t>09</w:t>
            </w:r>
          </w:p>
        </w:tc>
        <w:tc>
          <w:tcPr>
            <w:tcW w:w="6536" w:type="dxa"/>
          </w:tcPr>
          <w:p w14:paraId="28F2A9EB" w14:textId="3C263BE9" w:rsidR="00F23B56" w:rsidRPr="00EB34A1" w:rsidRDefault="002D3C98" w:rsidP="008105D8">
            <w:pPr>
              <w:jc w:val="both"/>
              <w:rPr>
                <w:color w:val="000000" w:themeColor="text1"/>
                <w:lang w:val="en-SG"/>
              </w:rPr>
            </w:pPr>
            <w:r w:rsidRPr="002D3C98">
              <w:rPr>
                <w:color w:val="000000" w:themeColor="text1"/>
              </w:rPr>
              <w:t>The system shall provide visual alerts, such as notifications displayed on an LCD, to accommodate hearing-impaired residents.</w:t>
            </w:r>
          </w:p>
        </w:tc>
      </w:tr>
      <w:tr w:rsidR="00F23B56" w:rsidRPr="00EB34A1" w14:paraId="6EFAF041" w14:textId="77777777" w:rsidTr="00D17E9B">
        <w:trPr>
          <w:trHeight w:val="535"/>
        </w:trPr>
        <w:tc>
          <w:tcPr>
            <w:tcW w:w="1279" w:type="dxa"/>
          </w:tcPr>
          <w:p w14:paraId="01265543" w14:textId="255719A7" w:rsidR="00F23B56" w:rsidRPr="00EB34A1" w:rsidRDefault="00F23B56" w:rsidP="008105D8">
            <w:pPr>
              <w:jc w:val="both"/>
              <w:rPr>
                <w:color w:val="000000" w:themeColor="text1"/>
                <w:lang w:val="en-SG"/>
              </w:rPr>
            </w:pPr>
            <w:r>
              <w:rPr>
                <w:color w:val="000000" w:themeColor="text1"/>
                <w:lang w:val="en-SG"/>
              </w:rPr>
              <w:t>REQ-</w:t>
            </w:r>
            <w:r w:rsidR="00787381">
              <w:rPr>
                <w:color w:val="000000" w:themeColor="text1"/>
                <w:lang w:val="en-SG"/>
              </w:rPr>
              <w:t>10</w:t>
            </w:r>
          </w:p>
        </w:tc>
        <w:tc>
          <w:tcPr>
            <w:tcW w:w="6536" w:type="dxa"/>
          </w:tcPr>
          <w:p w14:paraId="36A18F15" w14:textId="1D640D79" w:rsidR="00F23B56" w:rsidRPr="00EB34A1" w:rsidRDefault="002D3C98" w:rsidP="002D3C98">
            <w:pPr>
              <w:jc w:val="both"/>
              <w:rPr>
                <w:color w:val="000000" w:themeColor="text1"/>
                <w:lang w:val="en-SG"/>
              </w:rPr>
            </w:pPr>
            <w:r w:rsidRPr="002D3C98">
              <w:rPr>
                <w:color w:val="000000" w:themeColor="text1"/>
                <w:lang w:val="en-SG"/>
              </w:rPr>
              <w:t>The system shall send real-time fire alerts through mobile app push notifications, in addition to SMS and email notifications</w:t>
            </w:r>
            <w:r>
              <w:rPr>
                <w:color w:val="000000" w:themeColor="text1"/>
                <w:lang w:val="en-SG"/>
              </w:rPr>
              <w:t>.</w:t>
            </w:r>
          </w:p>
        </w:tc>
      </w:tr>
      <w:tr w:rsidR="000C7775" w:rsidRPr="00EB34A1" w14:paraId="4E196AF8" w14:textId="77777777" w:rsidTr="00D17E9B">
        <w:trPr>
          <w:trHeight w:val="653"/>
        </w:trPr>
        <w:tc>
          <w:tcPr>
            <w:tcW w:w="1279" w:type="dxa"/>
          </w:tcPr>
          <w:p w14:paraId="0602120E" w14:textId="6E763D5E" w:rsidR="000C7775" w:rsidRDefault="000C7775" w:rsidP="008105D8">
            <w:pPr>
              <w:jc w:val="both"/>
              <w:rPr>
                <w:color w:val="000000" w:themeColor="text1"/>
                <w:lang w:val="en-SG"/>
              </w:rPr>
            </w:pPr>
            <w:r>
              <w:rPr>
                <w:color w:val="000000" w:themeColor="text1"/>
                <w:lang w:val="en-SG"/>
              </w:rPr>
              <w:t>REQ-11</w:t>
            </w:r>
          </w:p>
        </w:tc>
        <w:tc>
          <w:tcPr>
            <w:tcW w:w="6536" w:type="dxa"/>
          </w:tcPr>
          <w:p w14:paraId="187B5285" w14:textId="6869A6C2" w:rsidR="000C7775" w:rsidRDefault="002D3C98" w:rsidP="002D3C98">
            <w:pPr>
              <w:jc w:val="both"/>
              <w:rPr>
                <w:color w:val="000000" w:themeColor="text1"/>
                <w:lang w:val="en-SG"/>
              </w:rPr>
            </w:pPr>
            <w:r w:rsidRPr="002D3C98">
              <w:rPr>
                <w:color w:val="000000" w:themeColor="text1"/>
                <w:lang w:val="en-SG"/>
              </w:rPr>
              <w:t>The system shall include verbal announcements that specify the exact room where the fire was detected.</w:t>
            </w:r>
          </w:p>
        </w:tc>
      </w:tr>
      <w:tr w:rsidR="00D17E9B" w:rsidRPr="00EB34A1" w14:paraId="2ACA2BFB" w14:textId="77777777" w:rsidTr="00D17E9B">
        <w:trPr>
          <w:trHeight w:val="653"/>
        </w:trPr>
        <w:tc>
          <w:tcPr>
            <w:tcW w:w="1279" w:type="dxa"/>
          </w:tcPr>
          <w:p w14:paraId="15AE9B22" w14:textId="1DDD49EE" w:rsidR="00D17E9B" w:rsidRDefault="00D17E9B" w:rsidP="008105D8">
            <w:pPr>
              <w:jc w:val="both"/>
              <w:rPr>
                <w:color w:val="000000" w:themeColor="text1"/>
                <w:lang w:val="en-SG"/>
              </w:rPr>
            </w:pPr>
            <w:r>
              <w:rPr>
                <w:color w:val="000000" w:themeColor="text1"/>
                <w:lang w:val="en-SG"/>
              </w:rPr>
              <w:t>REQ-12</w:t>
            </w:r>
          </w:p>
        </w:tc>
        <w:tc>
          <w:tcPr>
            <w:tcW w:w="6536" w:type="dxa"/>
          </w:tcPr>
          <w:p w14:paraId="66822B76" w14:textId="4D55A15B" w:rsidR="00D17E9B" w:rsidRDefault="002D3C98" w:rsidP="008105D8">
            <w:pPr>
              <w:jc w:val="both"/>
              <w:rPr>
                <w:color w:val="000000" w:themeColor="text1"/>
                <w:lang w:val="en-SG"/>
              </w:rPr>
            </w:pPr>
            <w:r w:rsidRPr="002D3C98">
              <w:rPr>
                <w:color w:val="000000" w:themeColor="text1"/>
                <w:lang w:val="en-SG"/>
              </w:rPr>
              <w:t>The system shall turn on all the lights in the apartment upon detecting a fire.</w:t>
            </w:r>
          </w:p>
        </w:tc>
      </w:tr>
    </w:tbl>
    <w:p w14:paraId="385CBD95" w14:textId="77777777" w:rsidR="00647780" w:rsidRDefault="00647780" w:rsidP="00647780">
      <w:pPr>
        <w:pStyle w:val="Heading3"/>
        <w:spacing w:line="360" w:lineRule="auto"/>
        <w:jc w:val="both"/>
        <w:rPr>
          <w:color w:val="000000" w:themeColor="text1"/>
          <w:lang w:val="en-SG"/>
        </w:rPr>
      </w:pPr>
      <w:bookmarkStart w:id="19" w:name="_Toc198755239"/>
    </w:p>
    <w:p w14:paraId="6D94030D" w14:textId="59DE1872" w:rsidR="00B34434" w:rsidRDefault="00B34434" w:rsidP="008105D8">
      <w:pPr>
        <w:pStyle w:val="Heading3"/>
        <w:numPr>
          <w:ilvl w:val="2"/>
          <w:numId w:val="2"/>
        </w:numPr>
        <w:spacing w:line="360" w:lineRule="auto"/>
        <w:jc w:val="both"/>
        <w:rPr>
          <w:color w:val="000000" w:themeColor="text1"/>
          <w:lang w:val="en-SG"/>
        </w:rPr>
      </w:pPr>
      <w:r>
        <w:rPr>
          <w:color w:val="000000" w:themeColor="text1"/>
          <w:lang w:val="en-SG"/>
        </w:rPr>
        <w:t>Mobile App &amp; Remote Monitoring</w:t>
      </w:r>
      <w:bookmarkEnd w:id="19"/>
    </w:p>
    <w:p w14:paraId="1DC5FD4C" w14:textId="76A20017" w:rsidR="00B34434" w:rsidRDefault="005F6D56" w:rsidP="008105D8">
      <w:pPr>
        <w:spacing w:after="0"/>
        <w:ind w:left="1440"/>
        <w:jc w:val="both"/>
        <w:rPr>
          <w:lang w:val="en-SG"/>
        </w:rPr>
      </w:pPr>
      <w:r>
        <w:rPr>
          <w:lang w:val="en-SG"/>
        </w:rPr>
        <w:t>The system provides a mobile interface for residents, and authorised users</w:t>
      </w:r>
      <w:r w:rsidR="008105D8">
        <w:rPr>
          <w:lang w:val="en-SG"/>
        </w:rPr>
        <w:t xml:space="preserve"> (e.g. caregivers)</w:t>
      </w:r>
      <w:r>
        <w:rPr>
          <w:lang w:val="en-SG"/>
        </w:rPr>
        <w:t xml:space="preserve"> to monitor sensor data, receive alerts, and remotely manage emergency responses in </w:t>
      </w:r>
      <w:commentRangeStart w:id="20"/>
      <w:r>
        <w:rPr>
          <w:lang w:val="en-SG"/>
        </w:rPr>
        <w:t>real</w:t>
      </w:r>
      <w:commentRangeEnd w:id="20"/>
      <w:r w:rsidR="005E3559">
        <w:rPr>
          <w:rStyle w:val="CommentReference"/>
        </w:rPr>
        <w:commentReference w:id="20"/>
      </w:r>
      <w:r>
        <w:rPr>
          <w:lang w:val="en-SG"/>
        </w:rPr>
        <w:t xml:space="preserve"> time.</w:t>
      </w:r>
    </w:p>
    <w:p w14:paraId="1D786C0B" w14:textId="77777777" w:rsidR="005F6D56" w:rsidRDefault="005F6D56" w:rsidP="008105D8">
      <w:pPr>
        <w:spacing w:after="0"/>
        <w:ind w:left="144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5F6D56" w:rsidRPr="00EB34A1" w14:paraId="45481FBB" w14:textId="77777777" w:rsidTr="00E618B1">
        <w:tc>
          <w:tcPr>
            <w:tcW w:w="1276" w:type="dxa"/>
            <w:shd w:val="clear" w:color="auto" w:fill="E7E6E6" w:themeFill="background2"/>
          </w:tcPr>
          <w:p w14:paraId="3DBF870F" w14:textId="77777777" w:rsidR="005F6D56" w:rsidRPr="00EB34A1" w:rsidRDefault="005F6D56"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77AD0FE8" w14:textId="77777777" w:rsidR="005F6D56" w:rsidRPr="00EB34A1" w:rsidRDefault="005F6D56" w:rsidP="008105D8">
            <w:pPr>
              <w:jc w:val="both"/>
              <w:rPr>
                <w:b/>
                <w:color w:val="000000" w:themeColor="text1"/>
                <w:lang w:val="en-SG"/>
              </w:rPr>
            </w:pPr>
            <w:r w:rsidRPr="00EB34A1">
              <w:rPr>
                <w:b/>
                <w:color w:val="000000" w:themeColor="text1"/>
                <w:lang w:val="en-SG"/>
              </w:rPr>
              <w:t>Requirement</w:t>
            </w:r>
          </w:p>
        </w:tc>
      </w:tr>
      <w:tr w:rsidR="005F6D56" w:rsidRPr="00EB34A1" w14:paraId="6E30B4AC" w14:textId="77777777" w:rsidTr="00E618B1">
        <w:tc>
          <w:tcPr>
            <w:tcW w:w="1276" w:type="dxa"/>
          </w:tcPr>
          <w:p w14:paraId="7AF62ADD" w14:textId="4019B807" w:rsidR="005F6D56" w:rsidRPr="00EB34A1" w:rsidRDefault="005F6D56"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3</w:t>
            </w:r>
          </w:p>
        </w:tc>
        <w:tc>
          <w:tcPr>
            <w:tcW w:w="6520" w:type="dxa"/>
          </w:tcPr>
          <w:p w14:paraId="50D749A2" w14:textId="103E37F3" w:rsidR="005F6D56" w:rsidRPr="00EB34A1" w:rsidRDefault="00845CC1" w:rsidP="008105D8">
            <w:pPr>
              <w:jc w:val="both"/>
              <w:rPr>
                <w:color w:val="000000" w:themeColor="text1"/>
                <w:lang w:val="en-SG"/>
              </w:rPr>
            </w:pPr>
            <w:r>
              <w:rPr>
                <w:color w:val="000000" w:themeColor="text1"/>
                <w:lang w:val="en-SG"/>
              </w:rPr>
              <w:t xml:space="preserve">The system shall be integrated with a </w:t>
            </w:r>
            <w:r w:rsidR="00F830BA">
              <w:rPr>
                <w:color w:val="000000" w:themeColor="text1"/>
                <w:lang w:val="en-SG"/>
              </w:rPr>
              <w:t xml:space="preserve">mobile application that displays real-time sensor data </w:t>
            </w:r>
            <w:r w:rsidR="002D3C98">
              <w:rPr>
                <w:color w:val="000000" w:themeColor="text1"/>
                <w:lang w:val="en-SG"/>
              </w:rPr>
              <w:t>and</w:t>
            </w:r>
            <w:r w:rsidR="00F830BA">
              <w:rPr>
                <w:color w:val="000000" w:themeColor="text1"/>
                <w:lang w:val="en-SG"/>
              </w:rPr>
              <w:t xml:space="preserve"> alert history.</w:t>
            </w:r>
          </w:p>
        </w:tc>
      </w:tr>
      <w:tr w:rsidR="005F6D56" w:rsidRPr="00EB34A1" w14:paraId="6F1A2859" w14:textId="77777777" w:rsidTr="00E618B1">
        <w:tc>
          <w:tcPr>
            <w:tcW w:w="1276" w:type="dxa"/>
          </w:tcPr>
          <w:p w14:paraId="5D902F1B" w14:textId="55C4C593" w:rsidR="005F6D56" w:rsidRPr="00EB34A1" w:rsidRDefault="005F6D56" w:rsidP="008105D8">
            <w:pPr>
              <w:jc w:val="both"/>
              <w:rPr>
                <w:color w:val="000000" w:themeColor="text1"/>
                <w:lang w:val="en-SG"/>
              </w:rPr>
            </w:pPr>
            <w:r>
              <w:rPr>
                <w:color w:val="000000" w:themeColor="text1"/>
                <w:lang w:val="en-SG"/>
              </w:rPr>
              <w:t>REQ-1</w:t>
            </w:r>
            <w:r w:rsidR="0039259E">
              <w:rPr>
                <w:color w:val="000000" w:themeColor="text1"/>
                <w:lang w:val="en-SG"/>
              </w:rPr>
              <w:t>4</w:t>
            </w:r>
          </w:p>
        </w:tc>
        <w:tc>
          <w:tcPr>
            <w:tcW w:w="6520" w:type="dxa"/>
          </w:tcPr>
          <w:p w14:paraId="7F6C0C20" w14:textId="5EC2D577" w:rsidR="005F6D56" w:rsidRPr="00EB34A1" w:rsidRDefault="00450615" w:rsidP="008105D8">
            <w:pPr>
              <w:jc w:val="both"/>
              <w:rPr>
                <w:color w:val="000000" w:themeColor="text1"/>
                <w:lang w:val="en-SG"/>
              </w:rPr>
            </w:pPr>
            <w:r w:rsidRPr="00450615">
              <w:rPr>
                <w:color w:val="000000" w:themeColor="text1"/>
              </w:rPr>
              <w:t>The app shall allow users to remotely acknowledge alerts and manually activate the sprinkler system</w:t>
            </w:r>
          </w:p>
        </w:tc>
      </w:tr>
      <w:tr w:rsidR="005F6D56" w:rsidRPr="00EB34A1" w14:paraId="282F87D0" w14:textId="77777777" w:rsidTr="00E618B1">
        <w:tc>
          <w:tcPr>
            <w:tcW w:w="1276" w:type="dxa"/>
          </w:tcPr>
          <w:p w14:paraId="598AE0EE" w14:textId="1B18BD14" w:rsidR="005F6D56" w:rsidRDefault="005F6D56" w:rsidP="008105D8">
            <w:pPr>
              <w:jc w:val="both"/>
              <w:rPr>
                <w:color w:val="000000" w:themeColor="text1"/>
                <w:lang w:val="en-SG"/>
              </w:rPr>
            </w:pPr>
            <w:r>
              <w:rPr>
                <w:color w:val="000000" w:themeColor="text1"/>
                <w:lang w:val="en-SG"/>
              </w:rPr>
              <w:t>REQ-1</w:t>
            </w:r>
            <w:r w:rsidR="0039259E">
              <w:rPr>
                <w:color w:val="000000" w:themeColor="text1"/>
                <w:lang w:val="en-SG"/>
              </w:rPr>
              <w:t>5</w:t>
            </w:r>
          </w:p>
        </w:tc>
        <w:tc>
          <w:tcPr>
            <w:tcW w:w="6520" w:type="dxa"/>
          </w:tcPr>
          <w:p w14:paraId="3FE3FB61" w14:textId="6F4764EA" w:rsidR="005F6D56" w:rsidRDefault="008105D8" w:rsidP="008105D8">
            <w:pPr>
              <w:jc w:val="both"/>
              <w:rPr>
                <w:color w:val="000000" w:themeColor="text1"/>
                <w:lang w:val="en-SG"/>
              </w:rPr>
            </w:pPr>
            <w:r>
              <w:rPr>
                <w:color w:val="000000" w:themeColor="text1"/>
                <w:lang w:val="en-SG"/>
              </w:rPr>
              <w:t>Authorised users shall receive alerts and updates remotely via the mobile application.</w:t>
            </w:r>
          </w:p>
        </w:tc>
      </w:tr>
    </w:tbl>
    <w:p w14:paraId="47D953E4" w14:textId="77777777" w:rsidR="005F6D56" w:rsidRDefault="005F6D56" w:rsidP="008105D8">
      <w:pPr>
        <w:ind w:left="1440"/>
        <w:jc w:val="both"/>
      </w:pPr>
    </w:p>
    <w:p w14:paraId="2EF1EE27" w14:textId="7298C333" w:rsidR="005F6D56" w:rsidRDefault="005F6D56" w:rsidP="008105D8">
      <w:pPr>
        <w:pStyle w:val="Heading3"/>
        <w:numPr>
          <w:ilvl w:val="2"/>
          <w:numId w:val="2"/>
        </w:numPr>
        <w:spacing w:line="360" w:lineRule="auto"/>
        <w:jc w:val="both"/>
        <w:rPr>
          <w:color w:val="000000" w:themeColor="text1"/>
          <w:lang w:val="en-SG"/>
        </w:rPr>
      </w:pPr>
      <w:bookmarkStart w:id="21" w:name="_Toc198755240"/>
      <w:r>
        <w:rPr>
          <w:color w:val="000000" w:themeColor="text1"/>
          <w:lang w:val="en-SG"/>
        </w:rPr>
        <w:t>AI-Powered Fire Risk Prediction</w:t>
      </w:r>
      <w:bookmarkEnd w:id="21"/>
    </w:p>
    <w:p w14:paraId="609F0E90" w14:textId="02012FF5" w:rsidR="00845CC1" w:rsidRDefault="00845CC1" w:rsidP="008105D8">
      <w:pPr>
        <w:spacing w:after="0"/>
        <w:ind w:left="1440"/>
        <w:jc w:val="both"/>
      </w:pPr>
      <w:r w:rsidRPr="00845CC1">
        <w:t>The system incorporates intelligent analysis using AI or machine learning algorithms to identify early risk patterns and provide proactive alerts before a fire fully develops.</w:t>
      </w:r>
    </w:p>
    <w:p w14:paraId="5652BF24" w14:textId="77777777" w:rsidR="00845CC1" w:rsidRPr="00845CC1" w:rsidRDefault="00845CC1" w:rsidP="008105D8">
      <w:pPr>
        <w:spacing w:after="0"/>
        <w:ind w:left="1440"/>
        <w:jc w:val="both"/>
      </w:pPr>
    </w:p>
    <w:tbl>
      <w:tblPr>
        <w:tblStyle w:val="TableGrid"/>
        <w:tblW w:w="7796" w:type="dxa"/>
        <w:tblInd w:w="1413" w:type="dxa"/>
        <w:tblLook w:val="04A0" w:firstRow="1" w:lastRow="0" w:firstColumn="1" w:lastColumn="0" w:noHBand="0" w:noVBand="1"/>
      </w:tblPr>
      <w:tblGrid>
        <w:gridCol w:w="1276"/>
        <w:gridCol w:w="6520"/>
      </w:tblGrid>
      <w:tr w:rsidR="00845CC1" w:rsidRPr="00EB34A1" w14:paraId="20DFE43C" w14:textId="77777777" w:rsidTr="00E618B1">
        <w:tc>
          <w:tcPr>
            <w:tcW w:w="1276" w:type="dxa"/>
            <w:shd w:val="clear" w:color="auto" w:fill="E7E6E6" w:themeFill="background2"/>
          </w:tcPr>
          <w:p w14:paraId="422160B7" w14:textId="77777777" w:rsidR="00845CC1" w:rsidRPr="00EB34A1" w:rsidRDefault="00845CC1"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158816D0" w14:textId="77777777" w:rsidR="00845CC1" w:rsidRPr="00EB34A1" w:rsidRDefault="00845CC1" w:rsidP="008105D8">
            <w:pPr>
              <w:jc w:val="both"/>
              <w:rPr>
                <w:b/>
                <w:color w:val="000000" w:themeColor="text1"/>
                <w:lang w:val="en-SG"/>
              </w:rPr>
            </w:pPr>
            <w:r w:rsidRPr="00EB34A1">
              <w:rPr>
                <w:b/>
                <w:color w:val="000000" w:themeColor="text1"/>
                <w:lang w:val="en-SG"/>
              </w:rPr>
              <w:t>Requirement</w:t>
            </w:r>
          </w:p>
        </w:tc>
      </w:tr>
      <w:tr w:rsidR="00845CC1" w:rsidRPr="00EB34A1" w14:paraId="43187043" w14:textId="77777777" w:rsidTr="00E618B1">
        <w:tc>
          <w:tcPr>
            <w:tcW w:w="1276" w:type="dxa"/>
          </w:tcPr>
          <w:p w14:paraId="48438DE4" w14:textId="4CD623D3" w:rsidR="00845CC1" w:rsidRPr="00EB34A1" w:rsidRDefault="00845CC1"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6</w:t>
            </w:r>
          </w:p>
        </w:tc>
        <w:tc>
          <w:tcPr>
            <w:tcW w:w="6520" w:type="dxa"/>
          </w:tcPr>
          <w:p w14:paraId="62A7313A" w14:textId="200690A1" w:rsidR="00845CC1" w:rsidRPr="00EB34A1" w:rsidRDefault="008105D8" w:rsidP="008105D8">
            <w:pPr>
              <w:jc w:val="both"/>
              <w:rPr>
                <w:color w:val="000000" w:themeColor="text1"/>
                <w:lang w:val="en-SG"/>
              </w:rPr>
            </w:pPr>
            <w:r>
              <w:rPr>
                <w:color w:val="000000" w:themeColor="text1"/>
                <w:lang w:val="en-SG"/>
              </w:rPr>
              <w:t>The system shall use AI / Machine Learning algorithms to analyse sensor trends and predict potential fire risks.</w:t>
            </w:r>
          </w:p>
        </w:tc>
      </w:tr>
      <w:tr w:rsidR="00845CC1" w:rsidRPr="00EB34A1" w14:paraId="3B41CD0D" w14:textId="77777777" w:rsidTr="00E618B1">
        <w:tc>
          <w:tcPr>
            <w:tcW w:w="1276" w:type="dxa"/>
          </w:tcPr>
          <w:p w14:paraId="1B978D4A" w14:textId="08CF4F9F" w:rsidR="00845CC1" w:rsidRPr="00EB34A1" w:rsidRDefault="00845CC1" w:rsidP="008105D8">
            <w:pPr>
              <w:jc w:val="both"/>
              <w:rPr>
                <w:color w:val="000000" w:themeColor="text1"/>
                <w:lang w:val="en-SG"/>
              </w:rPr>
            </w:pPr>
            <w:r>
              <w:rPr>
                <w:color w:val="000000" w:themeColor="text1"/>
                <w:lang w:val="en-SG"/>
              </w:rPr>
              <w:t>REQ-1</w:t>
            </w:r>
            <w:r w:rsidR="0039259E">
              <w:rPr>
                <w:color w:val="000000" w:themeColor="text1"/>
                <w:lang w:val="en-SG"/>
              </w:rPr>
              <w:t>7</w:t>
            </w:r>
          </w:p>
        </w:tc>
        <w:tc>
          <w:tcPr>
            <w:tcW w:w="6520" w:type="dxa"/>
          </w:tcPr>
          <w:p w14:paraId="20140648" w14:textId="25A1A08A" w:rsidR="00845CC1" w:rsidRPr="00EB34A1" w:rsidRDefault="00450615" w:rsidP="008105D8">
            <w:pPr>
              <w:jc w:val="both"/>
              <w:rPr>
                <w:color w:val="000000" w:themeColor="text1"/>
                <w:lang w:val="en-SG"/>
              </w:rPr>
            </w:pPr>
            <w:r w:rsidRPr="00450615">
              <w:rPr>
                <w:color w:val="000000" w:themeColor="text1"/>
              </w:rPr>
              <w:t>The system shall send early warnings when abnormal patterns, such as sustained high temperatures, are detected before a fire starts</w:t>
            </w:r>
            <w:r>
              <w:rPr>
                <w:color w:val="000000" w:themeColor="text1"/>
              </w:rPr>
              <w:t>.</w:t>
            </w:r>
          </w:p>
        </w:tc>
      </w:tr>
    </w:tbl>
    <w:p w14:paraId="171D2269" w14:textId="599E456B" w:rsidR="00184984" w:rsidRPr="0040254B" w:rsidRDefault="00184984" w:rsidP="00F23B56">
      <w:pPr>
        <w:rPr>
          <w:color w:val="000000" w:themeColor="text1"/>
          <w:lang w:val="en-SG" w:eastAsia="zh-CN"/>
        </w:rPr>
      </w:pPr>
    </w:p>
    <w:p w14:paraId="19A43901" w14:textId="7A9EFA99" w:rsidR="00AD5F48" w:rsidRPr="009F456C" w:rsidRDefault="00FF7671" w:rsidP="005F6D56">
      <w:pPr>
        <w:pStyle w:val="Heading2"/>
        <w:numPr>
          <w:ilvl w:val="1"/>
          <w:numId w:val="2"/>
        </w:numPr>
        <w:rPr>
          <w:color w:val="000000" w:themeColor="text1"/>
          <w:lang w:val="en-SG"/>
        </w:rPr>
      </w:pPr>
      <w:bookmarkStart w:id="22" w:name="_Toc198755241"/>
      <w:r w:rsidRPr="00EB34A1">
        <w:rPr>
          <w:color w:val="000000" w:themeColor="text1"/>
          <w:lang w:val="en-SG"/>
        </w:rPr>
        <w:lastRenderedPageBreak/>
        <w:t>Non-Functional Requirements</w:t>
      </w:r>
      <w:bookmarkEnd w:id="22"/>
    </w:p>
    <w:p w14:paraId="42329051" w14:textId="59086FF1" w:rsidR="00A44FE6" w:rsidRPr="009F456C" w:rsidRDefault="009F456C" w:rsidP="005F6D56">
      <w:pPr>
        <w:pStyle w:val="Heading3"/>
        <w:numPr>
          <w:ilvl w:val="2"/>
          <w:numId w:val="2"/>
        </w:numPr>
        <w:spacing w:line="360" w:lineRule="auto"/>
        <w:rPr>
          <w:color w:val="000000" w:themeColor="text1"/>
          <w:lang w:val="en-SG"/>
        </w:rPr>
      </w:pPr>
      <w:bookmarkStart w:id="23" w:name="_Toc198755242"/>
      <w:r>
        <w:rPr>
          <w:color w:val="000000" w:themeColor="text1"/>
          <w:lang w:val="en-SG"/>
        </w:rPr>
        <w:t>System Qualit</w:t>
      </w:r>
      <w:r w:rsidR="00DF1AB9">
        <w:rPr>
          <w:color w:val="000000" w:themeColor="text1"/>
          <w:lang w:val="en-SG"/>
        </w:rPr>
        <w:t>ies &amp; Constraints</w:t>
      </w:r>
      <w:bookmarkEnd w:id="23"/>
    </w:p>
    <w:p w14:paraId="643AF836" w14:textId="3BA28B51" w:rsidR="00BD2F76" w:rsidRDefault="00DF1AB9" w:rsidP="0086190E">
      <w:pPr>
        <w:spacing w:after="0"/>
        <w:ind w:left="1440"/>
        <w:rPr>
          <w:color w:val="000000" w:themeColor="text1"/>
          <w:lang w:val="en-SG"/>
        </w:rPr>
      </w:pPr>
      <w:r>
        <w:rPr>
          <w:color w:val="000000" w:themeColor="text1"/>
          <w:lang w:val="en-SG"/>
        </w:rPr>
        <w:t xml:space="preserve">These requirements should define the performance of the system, the usability, maintainability and other operational </w:t>
      </w:r>
      <w:r w:rsidR="0086190E">
        <w:rPr>
          <w:color w:val="000000" w:themeColor="text1"/>
          <w:lang w:val="en-SG"/>
        </w:rPr>
        <w:t>expectations.</w:t>
      </w:r>
    </w:p>
    <w:p w14:paraId="4C93C9AC" w14:textId="77777777" w:rsidR="009F456C" w:rsidRPr="009F456C" w:rsidRDefault="009F456C" w:rsidP="009F456C">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7C9523ED" w14:textId="77777777" w:rsidTr="009F456C">
        <w:tc>
          <w:tcPr>
            <w:tcW w:w="1276" w:type="dxa"/>
            <w:shd w:val="clear" w:color="auto" w:fill="E7E6E6" w:themeFill="background2"/>
          </w:tcPr>
          <w:p w14:paraId="45512DA6" w14:textId="77777777" w:rsidR="008E7E80" w:rsidRPr="00EB34A1" w:rsidRDefault="008E7E80">
            <w:pPr>
              <w:rPr>
                <w:b/>
                <w:color w:val="000000" w:themeColor="text1"/>
                <w:lang w:val="en-SG"/>
              </w:rPr>
            </w:pPr>
            <w:commentRangeStart w:id="24"/>
            <w:r w:rsidRPr="00EB34A1">
              <w:rPr>
                <w:b/>
                <w:color w:val="000000" w:themeColor="text1"/>
                <w:lang w:val="en-SG"/>
              </w:rPr>
              <w:t>REQ_ID</w:t>
            </w:r>
            <w:commentRangeEnd w:id="24"/>
            <w:r w:rsidR="00787381">
              <w:rPr>
                <w:rStyle w:val="CommentReference"/>
              </w:rPr>
              <w:commentReference w:id="24"/>
            </w:r>
          </w:p>
        </w:tc>
        <w:tc>
          <w:tcPr>
            <w:tcW w:w="6520" w:type="dxa"/>
            <w:shd w:val="clear" w:color="auto" w:fill="E7E6E6" w:themeFill="background2"/>
          </w:tcPr>
          <w:p w14:paraId="565100B6" w14:textId="77777777" w:rsidR="008E7E80" w:rsidRPr="00EB34A1" w:rsidRDefault="008E7E80">
            <w:pPr>
              <w:rPr>
                <w:b/>
                <w:color w:val="000000" w:themeColor="text1"/>
                <w:lang w:val="en-SG"/>
              </w:rPr>
            </w:pPr>
            <w:r w:rsidRPr="00EB34A1">
              <w:rPr>
                <w:b/>
                <w:color w:val="000000" w:themeColor="text1"/>
                <w:lang w:val="en-SG"/>
              </w:rPr>
              <w:t>Requirement</w:t>
            </w:r>
          </w:p>
        </w:tc>
      </w:tr>
      <w:tr w:rsidR="00EB34A1" w:rsidRPr="00EB34A1" w14:paraId="47CCBE01" w14:textId="77777777" w:rsidTr="009F456C">
        <w:tc>
          <w:tcPr>
            <w:tcW w:w="1276" w:type="dxa"/>
          </w:tcPr>
          <w:p w14:paraId="009024D3" w14:textId="197FD5F7" w:rsidR="008E7E80" w:rsidRPr="00EB34A1" w:rsidRDefault="0046752C">
            <w:pPr>
              <w:rPr>
                <w:color w:val="000000" w:themeColor="text1"/>
                <w:lang w:val="en-SG"/>
              </w:rPr>
            </w:pPr>
            <w:commentRangeStart w:id="25"/>
            <w:r w:rsidRPr="00EB34A1">
              <w:rPr>
                <w:color w:val="000000" w:themeColor="text1"/>
                <w:lang w:val="en-SG"/>
              </w:rPr>
              <w:t>REQ-</w:t>
            </w:r>
            <w:commentRangeEnd w:id="25"/>
            <w:r w:rsidR="00B431B4">
              <w:rPr>
                <w:rStyle w:val="CommentReference"/>
              </w:rPr>
              <w:commentReference w:id="25"/>
            </w:r>
          </w:p>
        </w:tc>
        <w:tc>
          <w:tcPr>
            <w:tcW w:w="6520" w:type="dxa"/>
          </w:tcPr>
          <w:p w14:paraId="34E17185" w14:textId="1EDE17EB" w:rsidR="00C44591" w:rsidRPr="00EB34A1" w:rsidRDefault="0086190E" w:rsidP="0046752C">
            <w:pPr>
              <w:rPr>
                <w:color w:val="000000" w:themeColor="text1"/>
                <w:lang w:val="en-SG"/>
              </w:rPr>
            </w:pPr>
            <w:r>
              <w:rPr>
                <w:color w:val="000000" w:themeColor="text1"/>
                <w:lang w:val="en-SG"/>
              </w:rPr>
              <w:t>The system shall detect fire events with minimal false positives and false negatives.</w:t>
            </w:r>
          </w:p>
        </w:tc>
      </w:tr>
      <w:tr w:rsidR="00D368FC" w:rsidRPr="00EB34A1" w14:paraId="30432D3C" w14:textId="77777777" w:rsidTr="009F456C">
        <w:tc>
          <w:tcPr>
            <w:tcW w:w="1276" w:type="dxa"/>
          </w:tcPr>
          <w:p w14:paraId="514BAEAA" w14:textId="7B1838FE" w:rsidR="00D368FC" w:rsidRPr="00EB34A1" w:rsidRDefault="00D368FC">
            <w:pPr>
              <w:rPr>
                <w:color w:val="000000" w:themeColor="text1"/>
                <w:lang w:val="en-SG"/>
              </w:rPr>
            </w:pPr>
            <w:r>
              <w:rPr>
                <w:color w:val="000000" w:themeColor="text1"/>
                <w:lang w:val="en-SG"/>
              </w:rPr>
              <w:t>REQ-</w:t>
            </w:r>
          </w:p>
        </w:tc>
        <w:tc>
          <w:tcPr>
            <w:tcW w:w="6520" w:type="dxa"/>
          </w:tcPr>
          <w:p w14:paraId="5F7896EF" w14:textId="3B4D6247" w:rsidR="00D368FC" w:rsidRDefault="00205DDE" w:rsidP="0046752C">
            <w:pPr>
              <w:rPr>
                <w:color w:val="000000" w:themeColor="text1"/>
                <w:lang w:val="en-SG"/>
              </w:rPr>
            </w:pPr>
            <w:r>
              <w:rPr>
                <w:color w:val="000000" w:themeColor="text1"/>
                <w:lang w:val="en-SG"/>
              </w:rPr>
              <w:t>The system shall optimise power usage by</w:t>
            </w:r>
            <w:r w:rsidR="00CE2402">
              <w:rPr>
                <w:color w:val="000000" w:themeColor="text1"/>
                <w:lang w:val="en-SG"/>
              </w:rPr>
              <w:t xml:space="preserve"> operating </w:t>
            </w:r>
            <w:r w:rsidR="000E373D">
              <w:rPr>
                <w:color w:val="000000" w:themeColor="text1"/>
                <w:lang w:val="en-SG"/>
              </w:rPr>
              <w:t>sensors and modules in low-power mode when system is idle.</w:t>
            </w:r>
            <w:r>
              <w:rPr>
                <w:color w:val="000000" w:themeColor="text1"/>
                <w:lang w:val="en-SG"/>
              </w:rPr>
              <w:t xml:space="preserve"> </w:t>
            </w:r>
          </w:p>
        </w:tc>
      </w:tr>
      <w:tr w:rsidR="009F456C" w:rsidRPr="00EB34A1" w14:paraId="77C9C4E0" w14:textId="77777777" w:rsidTr="009F456C">
        <w:tc>
          <w:tcPr>
            <w:tcW w:w="1276" w:type="dxa"/>
          </w:tcPr>
          <w:p w14:paraId="14A204AB" w14:textId="2FBF25FA" w:rsidR="00C1499C" w:rsidRPr="00EB34A1" w:rsidRDefault="00C1499C">
            <w:pPr>
              <w:rPr>
                <w:color w:val="000000" w:themeColor="text1"/>
                <w:lang w:val="en-SG"/>
              </w:rPr>
            </w:pPr>
            <w:r w:rsidRPr="00EB34A1">
              <w:rPr>
                <w:color w:val="000000" w:themeColor="text1"/>
                <w:lang w:val="en-SG"/>
              </w:rPr>
              <w:t>REQ-</w:t>
            </w:r>
          </w:p>
        </w:tc>
        <w:tc>
          <w:tcPr>
            <w:tcW w:w="6520" w:type="dxa"/>
          </w:tcPr>
          <w:p w14:paraId="2699DD41" w14:textId="22215BE1" w:rsidR="00C1499C" w:rsidRPr="00EB34A1" w:rsidRDefault="0086190E" w:rsidP="0046752C">
            <w:pPr>
              <w:rPr>
                <w:color w:val="000000" w:themeColor="text1"/>
                <w:lang w:val="en-SG"/>
              </w:rPr>
            </w:pPr>
            <w:r>
              <w:rPr>
                <w:color w:val="000000" w:themeColor="text1"/>
                <w:lang w:val="en-SG"/>
              </w:rPr>
              <w:t>The system shall operate in real-time, responding to fire detection</w:t>
            </w:r>
            <w:r w:rsidR="00106E8A">
              <w:rPr>
                <w:color w:val="000000" w:themeColor="text1"/>
                <w:lang w:val="en-SG"/>
              </w:rPr>
              <w:t xml:space="preserve"> events within 5 seconds.</w:t>
            </w:r>
          </w:p>
        </w:tc>
      </w:tr>
      <w:tr w:rsidR="00106E8A" w:rsidRPr="00EB34A1" w14:paraId="36140BE9" w14:textId="77777777" w:rsidTr="009F456C">
        <w:tc>
          <w:tcPr>
            <w:tcW w:w="1276" w:type="dxa"/>
          </w:tcPr>
          <w:p w14:paraId="0442A9D3" w14:textId="2850DD7C" w:rsidR="00106E8A" w:rsidRPr="00EB34A1" w:rsidRDefault="00106E8A">
            <w:pPr>
              <w:rPr>
                <w:color w:val="000000" w:themeColor="text1"/>
                <w:lang w:val="en-SG"/>
              </w:rPr>
            </w:pPr>
            <w:r>
              <w:rPr>
                <w:color w:val="000000" w:themeColor="text1"/>
                <w:lang w:val="en-SG"/>
              </w:rPr>
              <w:t>REQ-</w:t>
            </w:r>
          </w:p>
        </w:tc>
        <w:tc>
          <w:tcPr>
            <w:tcW w:w="6520" w:type="dxa"/>
          </w:tcPr>
          <w:p w14:paraId="0C79C1FF" w14:textId="08D41CD5" w:rsidR="00106E8A" w:rsidRDefault="00D760C9" w:rsidP="0046752C">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D760C9" w:rsidRPr="00EB34A1" w14:paraId="32E23A56" w14:textId="77777777" w:rsidTr="009F456C">
        <w:tc>
          <w:tcPr>
            <w:tcW w:w="1276" w:type="dxa"/>
          </w:tcPr>
          <w:p w14:paraId="4378ABA5" w14:textId="5C35A0EA" w:rsidR="00D760C9" w:rsidRDefault="00D760C9">
            <w:pPr>
              <w:rPr>
                <w:color w:val="000000" w:themeColor="text1"/>
                <w:lang w:val="en-SG"/>
              </w:rPr>
            </w:pPr>
            <w:r>
              <w:rPr>
                <w:color w:val="000000" w:themeColor="text1"/>
                <w:lang w:val="en-SG"/>
              </w:rPr>
              <w:t>REQ-</w:t>
            </w:r>
          </w:p>
        </w:tc>
        <w:tc>
          <w:tcPr>
            <w:tcW w:w="6520" w:type="dxa"/>
          </w:tcPr>
          <w:p w14:paraId="075DC1D8" w14:textId="0E92DF9D" w:rsidR="00D760C9" w:rsidRDefault="0079669A" w:rsidP="0046752C">
            <w:pPr>
              <w:rPr>
                <w:color w:val="000000" w:themeColor="text1"/>
                <w:lang w:val="en-SG"/>
              </w:rPr>
            </w:pPr>
            <w:r>
              <w:rPr>
                <w:color w:val="000000" w:themeColor="text1"/>
                <w:lang w:val="en-SG"/>
              </w:rPr>
              <w:t xml:space="preserve">The system design shall support deployment in multiple households </w:t>
            </w:r>
            <w:r w:rsidR="00307273">
              <w:rPr>
                <w:color w:val="000000" w:themeColor="text1"/>
                <w:lang w:val="en-SG"/>
              </w:rPr>
              <w:t>across Singapore without major reconfigurations.</w:t>
            </w:r>
          </w:p>
        </w:tc>
      </w:tr>
      <w:tr w:rsidR="00307273" w:rsidRPr="00EB34A1" w14:paraId="4B97759E" w14:textId="77777777" w:rsidTr="009F456C">
        <w:tc>
          <w:tcPr>
            <w:tcW w:w="1276" w:type="dxa"/>
          </w:tcPr>
          <w:p w14:paraId="74C301B4" w14:textId="7615F24B" w:rsidR="00307273" w:rsidRDefault="00307273">
            <w:pPr>
              <w:rPr>
                <w:color w:val="000000" w:themeColor="text1"/>
                <w:lang w:val="en-SG"/>
              </w:rPr>
            </w:pPr>
            <w:r>
              <w:rPr>
                <w:color w:val="000000" w:themeColor="text1"/>
                <w:lang w:val="en-SG"/>
              </w:rPr>
              <w:t>REQ-</w:t>
            </w:r>
          </w:p>
        </w:tc>
        <w:tc>
          <w:tcPr>
            <w:tcW w:w="6520" w:type="dxa"/>
          </w:tcPr>
          <w:p w14:paraId="7825576A" w14:textId="3A4EEEE0" w:rsidR="00307273" w:rsidRDefault="00862D95" w:rsidP="0046752C">
            <w:pPr>
              <w:rPr>
                <w:color w:val="000000" w:themeColor="text1"/>
                <w:lang w:val="en-SG"/>
              </w:rPr>
            </w:pPr>
            <w:r>
              <w:rPr>
                <w:color w:val="000000" w:themeColor="text1"/>
                <w:lang w:val="en-SG"/>
              </w:rPr>
              <w:t xml:space="preserve">The system shall allow maintenance staffs to easily replace </w:t>
            </w:r>
            <w:r w:rsidR="001811F4">
              <w:rPr>
                <w:color w:val="000000" w:themeColor="text1"/>
                <w:lang w:val="en-SG"/>
              </w:rPr>
              <w:t>or calibrate individual sensors</w:t>
            </w:r>
            <w:r w:rsidR="007B6C51">
              <w:rPr>
                <w:color w:val="000000" w:themeColor="text1"/>
                <w:lang w:val="en-SG"/>
              </w:rPr>
              <w:t>.</w:t>
            </w:r>
          </w:p>
        </w:tc>
      </w:tr>
      <w:tr w:rsidR="007B6C51" w:rsidRPr="00EB34A1" w14:paraId="3F9E903E" w14:textId="77777777" w:rsidTr="009F456C">
        <w:tc>
          <w:tcPr>
            <w:tcW w:w="1276" w:type="dxa"/>
          </w:tcPr>
          <w:p w14:paraId="4F85E843" w14:textId="03E803A6" w:rsidR="007B6C51" w:rsidRDefault="007B6C51">
            <w:pPr>
              <w:rPr>
                <w:color w:val="000000" w:themeColor="text1"/>
                <w:lang w:val="en-SG"/>
              </w:rPr>
            </w:pPr>
            <w:r>
              <w:rPr>
                <w:color w:val="000000" w:themeColor="text1"/>
                <w:lang w:val="en-SG"/>
              </w:rPr>
              <w:t>REQ-</w:t>
            </w:r>
          </w:p>
        </w:tc>
        <w:tc>
          <w:tcPr>
            <w:tcW w:w="6520" w:type="dxa"/>
          </w:tcPr>
          <w:p w14:paraId="5F2C3FF5" w14:textId="59FD30B3" w:rsidR="007B6C51" w:rsidRDefault="007B6C51" w:rsidP="0046752C">
            <w:pPr>
              <w:rPr>
                <w:color w:val="000000" w:themeColor="text1"/>
                <w:lang w:val="en-SG"/>
              </w:rPr>
            </w:pPr>
            <w:r>
              <w:rPr>
                <w:color w:val="000000" w:themeColor="text1"/>
                <w:lang w:val="en-SG"/>
              </w:rPr>
              <w:t>The system shall support integration with third-party messaging platforms (e.g. Email Server, SMS Gateway, Telegram API etc.)</w:t>
            </w:r>
          </w:p>
        </w:tc>
      </w:tr>
      <w:tr w:rsidR="007B6C51" w:rsidRPr="00EB34A1" w14:paraId="003C0553" w14:textId="77777777" w:rsidTr="009F456C">
        <w:tc>
          <w:tcPr>
            <w:tcW w:w="1276" w:type="dxa"/>
          </w:tcPr>
          <w:p w14:paraId="7F2F62FD" w14:textId="265D514D" w:rsidR="007B6C51" w:rsidRDefault="007B6C51">
            <w:pPr>
              <w:rPr>
                <w:color w:val="000000" w:themeColor="text1"/>
                <w:lang w:val="en-SG"/>
              </w:rPr>
            </w:pPr>
            <w:r>
              <w:rPr>
                <w:color w:val="000000" w:themeColor="text1"/>
                <w:lang w:val="en-SG"/>
              </w:rPr>
              <w:t>REQ-</w:t>
            </w:r>
          </w:p>
        </w:tc>
        <w:tc>
          <w:tcPr>
            <w:tcW w:w="6520" w:type="dxa"/>
          </w:tcPr>
          <w:p w14:paraId="57F57FFE" w14:textId="0C5B62F1" w:rsidR="007B6C51" w:rsidRDefault="00AE6F36" w:rsidP="0046752C">
            <w:pPr>
              <w:rPr>
                <w:color w:val="000000" w:themeColor="text1"/>
                <w:lang w:val="en-SG"/>
              </w:rPr>
            </w:pPr>
            <w:r>
              <w:rPr>
                <w:color w:val="000000" w:themeColor="text1"/>
                <w:lang w:val="en-SG"/>
              </w:rPr>
              <w:t>The system shall be operational 24/7, with a minimum system uptime of 99.5%.</w:t>
            </w:r>
          </w:p>
        </w:tc>
      </w:tr>
    </w:tbl>
    <w:p w14:paraId="36FB5F07" w14:textId="4BF62A32" w:rsidR="00E52C08" w:rsidRPr="00AE6F36" w:rsidRDefault="00E52C08">
      <w:pPr>
        <w:rPr>
          <w:color w:val="000000" w:themeColor="text1"/>
          <w:lang w:val="en-SG"/>
        </w:rPr>
      </w:pPr>
    </w:p>
    <w:p w14:paraId="37C30673" w14:textId="77777777" w:rsidR="00AE6F36" w:rsidRDefault="00AE6F36">
      <w:pPr>
        <w:rPr>
          <w:rFonts w:asciiTheme="majorHAnsi" w:eastAsiaTheme="majorEastAsia" w:hAnsiTheme="majorHAnsi" w:cstheme="majorBidi"/>
          <w:color w:val="000000" w:themeColor="text1"/>
          <w:sz w:val="32"/>
          <w:szCs w:val="32"/>
          <w:lang w:val="en-SG"/>
        </w:rPr>
      </w:pPr>
      <w:r>
        <w:rPr>
          <w:color w:val="000000" w:themeColor="text1"/>
          <w:lang w:val="en-SG"/>
        </w:rPr>
        <w:br w:type="page"/>
      </w:r>
    </w:p>
    <w:p w14:paraId="5DBEA57B" w14:textId="76F88995" w:rsidR="007435C5" w:rsidRPr="00E52C08" w:rsidRDefault="007435C5" w:rsidP="005F6D56">
      <w:pPr>
        <w:pStyle w:val="Heading1"/>
        <w:numPr>
          <w:ilvl w:val="0"/>
          <w:numId w:val="2"/>
        </w:numPr>
        <w:rPr>
          <w:color w:val="000000" w:themeColor="text1"/>
          <w:lang w:val="en-SG"/>
        </w:rPr>
      </w:pPr>
      <w:bookmarkStart w:id="26" w:name="_Toc198755243"/>
      <w:r w:rsidRPr="00E52C08">
        <w:rPr>
          <w:color w:val="000000" w:themeColor="text1"/>
          <w:lang w:val="en-SG"/>
        </w:rPr>
        <w:lastRenderedPageBreak/>
        <w:t>Software Architecture</w:t>
      </w:r>
      <w:bookmarkEnd w:id="26"/>
    </w:p>
    <w:p w14:paraId="75DF4150" w14:textId="77777777" w:rsidR="007435C5" w:rsidRPr="00E52C08" w:rsidRDefault="007435C5" w:rsidP="005F6D56">
      <w:pPr>
        <w:pStyle w:val="Heading2"/>
        <w:numPr>
          <w:ilvl w:val="1"/>
          <w:numId w:val="2"/>
        </w:numPr>
        <w:rPr>
          <w:color w:val="000000" w:themeColor="text1"/>
          <w:lang w:val="en-SG"/>
        </w:rPr>
      </w:pPr>
      <w:bookmarkStart w:id="27" w:name="_Toc198755244"/>
      <w:r w:rsidRPr="00E52C08">
        <w:rPr>
          <w:color w:val="000000" w:themeColor="text1"/>
          <w:lang w:val="en-SG"/>
        </w:rPr>
        <w:t>Static Software Architecture</w:t>
      </w:r>
      <w:bookmarkEnd w:id="27"/>
    </w:p>
    <w:p w14:paraId="10D98DE8" w14:textId="77777777" w:rsidR="00750055" w:rsidRDefault="00750055" w:rsidP="00AA7248">
      <w:pPr>
        <w:rPr>
          <w:lang w:val="en-SG"/>
        </w:rPr>
      </w:pPr>
    </w:p>
    <w:p w14:paraId="0525A9DE" w14:textId="17BA457F" w:rsidR="00AA7248" w:rsidRDefault="00294A18" w:rsidP="00AA7248">
      <w:pPr>
        <w:rPr>
          <w:lang w:val="en-SG"/>
        </w:rPr>
      </w:pPr>
      <w:r>
        <w:rPr>
          <w:noProof/>
        </w:rPr>
        <mc:AlternateContent>
          <mc:Choice Requires="wps">
            <w:drawing>
              <wp:anchor distT="0" distB="0" distL="114300" distR="114300" simplePos="0" relativeHeight="251658244" behindDoc="0" locked="0" layoutInCell="1" allowOverlap="1" wp14:anchorId="33E17CB6" wp14:editId="5873A0A5">
                <wp:simplePos x="0" y="0"/>
                <wp:positionH relativeFrom="column">
                  <wp:posOffset>1126939</wp:posOffset>
                </wp:positionH>
                <wp:positionV relativeFrom="paragraph">
                  <wp:posOffset>3933237</wp:posOffset>
                </wp:positionV>
                <wp:extent cx="1087755" cy="266034"/>
                <wp:effectExtent l="0" t="0" r="17145" b="20320"/>
                <wp:wrapNone/>
                <wp:docPr id="476835655" name="Rectangle 1"/>
                <wp:cNvGraphicFramePr/>
                <a:graphic xmlns:a="http://schemas.openxmlformats.org/drawingml/2006/main">
                  <a:graphicData uri="http://schemas.microsoft.com/office/word/2010/wordprocessingShape">
                    <wps:wsp>
                      <wps:cNvSpPr/>
                      <wps:spPr>
                        <a:xfrm>
                          <a:off x="0" y="0"/>
                          <a:ext cx="1087755" cy="266034"/>
                        </a:xfrm>
                        <a:prstGeom prst="rect">
                          <a:avLst/>
                        </a:prstGeom>
                        <a:ln>
                          <a:solidFill>
                            <a:schemeClr val="tx1"/>
                          </a:solidFill>
                        </a:ln>
                        <a:effectLst/>
                      </wps:spPr>
                      <wps:style>
                        <a:lnRef idx="0">
                          <a:schemeClr val="accent4"/>
                        </a:lnRef>
                        <a:fillRef idx="3">
                          <a:schemeClr val="accent4"/>
                        </a:fillRef>
                        <a:effectRef idx="3">
                          <a:schemeClr val="accent4"/>
                        </a:effectRef>
                        <a:fontRef idx="minor">
                          <a:schemeClr val="lt1"/>
                        </a:fontRef>
                      </wps:style>
                      <wps:txb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17CB6" id="Rectangle 1" o:spid="_x0000_s1026" style="position:absolute;margin-left:88.75pt;margin-top:309.7pt;width:85.65pt;height:20.9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" fillcolor="#ffc310 [3031]" strokecolor="black [3213]">
                <v:fill color2="#fcbd00 [3175]" rotate="t" colors="0 #ffc746;.5 #ffc600;1 #e5b600" focus="100%" type="gradient">
                  <o:fill v:ext="view" type="gradientUnscaled"/>
                </v:fill>
                <v:textbo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0" behindDoc="0" locked="0" layoutInCell="1" allowOverlap="1" wp14:anchorId="285B0241" wp14:editId="22A5265F">
                <wp:simplePos x="0" y="0"/>
                <wp:positionH relativeFrom="column">
                  <wp:posOffset>1531376</wp:posOffset>
                </wp:positionH>
                <wp:positionV relativeFrom="paragraph">
                  <wp:posOffset>1031380</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27" style="position:absolute;margin-left:120.6pt;margin-top:81.2pt;width:64.5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QIAAGg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1" behindDoc="0" locked="0" layoutInCell="1" allowOverlap="1" wp14:anchorId="16B73E41" wp14:editId="7236E9F3">
                <wp:simplePos x="0" y="0"/>
                <wp:positionH relativeFrom="column">
                  <wp:posOffset>3216364</wp:posOffset>
                </wp:positionH>
                <wp:positionV relativeFrom="paragraph">
                  <wp:posOffset>1078271</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28" style="position:absolute;margin-left:253.25pt;margin-top:84.9pt;width:76.1pt;height:21.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29"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F8Lm9BjAgAAGA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30"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42FC2D6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714159" y="2361027"/>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714159" y="455365"/>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31056" y="2734052"/>
                            <a:ext cx="1162478" cy="294373"/>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59" y="2750353"/>
                            <a:ext cx="1273749" cy="320017"/>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239260" y="1202129"/>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378461" y="1202147"/>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868387" name="Rectangle 262868387"/>
                        <wps:cNvSpPr/>
                        <wps:spPr>
                          <a:xfrm>
                            <a:off x="3552374" y="3511317"/>
                            <a:ext cx="1087755" cy="265430"/>
                          </a:xfrm>
                          <a:prstGeom prst="rect">
                            <a:avLst/>
                          </a:prstGeom>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31"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0896;height:43472;visibility:visible;mso-wrap-style:square">
                  <v:fill o:detectmouseclick="t"/>
                  <v:path o:connecttype="none"/>
                </v:shape>
                <v:rect id="Rectangle 59" o:spid="_x0000_s1033" style="position:absolute;left:7141;top:23610;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34" style="position:absolute;left:7141;top:4553;width:45142;height:1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35"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v:textbox>
                </v:rect>
                <v:rect id="Rectangle 62" o:spid="_x0000_s1036"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v:textbox>
                </v:rect>
                <v:rect id="Rectangle 63" o:spid="_x0000_s1037" style="position:absolute;left:16310;top:27340;width:11625;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v:textbox>
                </v:rect>
                <v:rect id="Rectangle 64" o:spid="_x0000_s1038" style="position:absolute;left:31388;top:27503;width:1273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v:textbox>
                </v:rect>
                <v:rect id="Rectangle 66" o:spid="_x0000_s1039"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v:textbox>
                </v:rect>
                <v:rect id="Rectangle 69" o:spid="_x0000_s1040" style="position:absolute;left:12392;top:12021;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v:textbox>
                </v:rect>
                <v:rect id="Rectangle 71" o:spid="_x0000_s1041" style="position:absolute;left:33784;top:12021;width:1087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v:textbox>
                </v:rect>
                <v:rect id="Rectangle 262868387" o:spid="_x0000_s1042" style="position:absolute;left:35523;top:35113;width:1087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" fillcolor="#ffc310 [3031]" strokecolor="black [3213]" strokeweight=".5pt">
                  <v:fill color2="#fcbd00 [3175]" rotate="t" colors="0 #ffc746;.5 #ffc600;1 #e5b600" focus="100%" type="gradient">
                    <o:fill v:ext="view" type="gradientUnscaled"/>
                  </v:fill>
                  <v:textbo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v:textbox>
                </v:rect>
                <w10:anchorlock/>
              </v:group>
            </w:pict>
          </mc:Fallback>
        </mc:AlternateContent>
      </w:r>
    </w:p>
    <w:p w14:paraId="3F646AA7" w14:textId="19A79E04" w:rsidR="4EE14E0F" w:rsidRDefault="4EE14E0F" w:rsidP="412EE82F">
      <w:pPr>
        <w:rPr>
          <w:rFonts w:ascii="Aptos" w:eastAsia="Aptos" w:hAnsi="Aptos" w:cs="Aptos"/>
          <w:b/>
          <w:bCs/>
          <w:color w:val="000000" w:themeColor="text1"/>
          <w:sz w:val="24"/>
          <w:szCs w:val="24"/>
          <w:lang w:val="en-SG"/>
        </w:rPr>
      </w:pPr>
      <w:r w:rsidRPr="412EE82F">
        <w:rPr>
          <w:rFonts w:ascii="Aptos" w:eastAsia="Aptos" w:hAnsi="Aptos" w:cs="Aptos"/>
          <w:b/>
          <w:bCs/>
          <w:color w:val="000000" w:themeColor="text1"/>
          <w:sz w:val="24"/>
          <w:szCs w:val="24"/>
          <w:lang w:val="en-US"/>
        </w:rPr>
        <w:t>Application Layer</w:t>
      </w:r>
    </w:p>
    <w:p w14:paraId="38431212" w14:textId="53577B7D" w:rsidR="4EE14E0F" w:rsidRDefault="4EE14E0F" w:rsidP="07564F2C">
      <w:pPr>
        <w:rPr>
          <w:rFonts w:ascii="Aptos" w:eastAsia="Aptos" w:hAnsi="Aptos" w:cs="Aptos"/>
          <w:color w:val="000000" w:themeColor="text1"/>
          <w:sz w:val="24"/>
          <w:szCs w:val="24"/>
          <w:lang w:val="en-US"/>
        </w:rPr>
      </w:pPr>
      <w:r>
        <w:rPr>
          <w:noProof/>
        </w:rPr>
        <w:drawing>
          <wp:inline distT="0" distB="0" distL="0" distR="0" wp14:anchorId="018C051A" wp14:editId="296F91CF">
            <wp:extent cx="6019802" cy="1695450"/>
            <wp:effectExtent l="0" t="0" r="0" b="0"/>
            <wp:docPr id="177179261" name="Picture 177179261"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9802" cy="1695450"/>
                    </a:xfrm>
                    <a:prstGeom prst="rect">
                      <a:avLst/>
                    </a:prstGeom>
                  </pic:spPr>
                </pic:pic>
              </a:graphicData>
            </a:graphic>
          </wp:inline>
        </w:drawing>
      </w:r>
    </w:p>
    <w:p w14:paraId="6091EE3F" w14:textId="11BB96D4" w:rsidR="412EE82F" w:rsidRDefault="412EE82F" w:rsidP="412EE82F">
      <w:pPr>
        <w:rPr>
          <w:rFonts w:ascii="Aptos" w:eastAsia="Aptos" w:hAnsi="Aptos" w:cs="Aptos"/>
          <w:b/>
          <w:bCs/>
          <w:color w:val="000000" w:themeColor="text1"/>
          <w:sz w:val="24"/>
          <w:szCs w:val="24"/>
          <w:lang w:val="en-US"/>
        </w:rPr>
      </w:pPr>
    </w:p>
    <w:p w14:paraId="03ED1074" w14:textId="4DE80A28" w:rsidR="412EE82F" w:rsidRDefault="412EE82F" w:rsidP="412EE82F">
      <w:pPr>
        <w:rPr>
          <w:rFonts w:ascii="Aptos" w:eastAsia="Aptos" w:hAnsi="Aptos" w:cs="Aptos"/>
          <w:b/>
          <w:bCs/>
          <w:color w:val="000000" w:themeColor="text1"/>
          <w:sz w:val="24"/>
          <w:szCs w:val="24"/>
          <w:lang w:val="en-US"/>
        </w:rPr>
      </w:pPr>
    </w:p>
    <w:p w14:paraId="6360A0B9" w14:textId="52952AC1" w:rsidR="4EE14E0F" w:rsidRDefault="4EE14E0F" w:rsidP="412EE82F">
      <w:pPr>
        <w:rPr>
          <w:rFonts w:ascii="Aptos" w:eastAsia="Aptos" w:hAnsi="Aptos" w:cs="Aptos"/>
          <w:b/>
          <w:bCs/>
          <w:color w:val="000000" w:themeColor="text1"/>
          <w:sz w:val="24"/>
          <w:szCs w:val="24"/>
          <w:lang w:val="en-US"/>
        </w:rPr>
      </w:pPr>
      <w:r w:rsidRPr="412EE82F">
        <w:rPr>
          <w:rFonts w:ascii="Aptos" w:eastAsia="Aptos" w:hAnsi="Aptos" w:cs="Aptos"/>
          <w:b/>
          <w:bCs/>
          <w:color w:val="000000" w:themeColor="text1"/>
          <w:sz w:val="24"/>
          <w:szCs w:val="24"/>
          <w:lang w:val="en-US"/>
        </w:rPr>
        <w:t>Hardware Abstraction Layer</w:t>
      </w:r>
    </w:p>
    <w:p w14:paraId="46452B52" w14:textId="09686415" w:rsidR="4EE14E0F" w:rsidRDefault="4EE14E0F">
      <w:r>
        <w:rPr>
          <w:noProof/>
        </w:rPr>
        <w:lastRenderedPageBreak/>
        <w:drawing>
          <wp:inline distT="0" distB="0" distL="0" distR="0" wp14:anchorId="0982C939" wp14:editId="7763F986">
            <wp:extent cx="6029325" cy="3200400"/>
            <wp:effectExtent l="0" t="0" r="0" b="0"/>
            <wp:docPr id="1851901814" name="Picture 1851901814"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9325" cy="3200400"/>
                    </a:xfrm>
                    <a:prstGeom prst="rect">
                      <a:avLst/>
                    </a:prstGeom>
                  </pic:spPr>
                </pic:pic>
              </a:graphicData>
            </a:graphic>
          </wp:inline>
        </w:drawing>
      </w: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rsidSect="00DA2037">
      <w:headerReference w:type="default" r:id="rId19"/>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PHOO PYAE SONE AYE" w:date="2025-06-10T08:09:00Z" w:initials="PA">
    <w:p w14:paraId="7091D53F" w14:textId="3F25F5E8" w:rsidR="003337AA" w:rsidRDefault="00AF57BC">
      <w:pPr>
        <w:pStyle w:val="CommentText"/>
      </w:pPr>
      <w:r>
        <w:rPr>
          <w:rStyle w:val="CommentReference"/>
        </w:rPr>
        <w:annotationRef/>
      </w:r>
      <w:r w:rsidRPr="51C099FD">
        <w:t xml:space="preserve">for REQ-06 should we write how each sensor has its own predefined parameters that indicate the fire conditions or should we include those details under 2.3.2 automated fire alert </w:t>
      </w:r>
    </w:p>
  </w:comment>
  <w:comment w:id="18" w:author="YAO ZHENGHAN" w:date="2025-05-21T21:14:00Z" w:initials="ZY">
    <w:p w14:paraId="79264050" w14:textId="77777777" w:rsidR="0092591A" w:rsidRDefault="0092591A" w:rsidP="0092591A">
      <w:pPr>
        <w:pStyle w:val="CommentText"/>
      </w:pPr>
      <w:r>
        <w:rPr>
          <w:rStyle w:val="CommentReference"/>
        </w:rPr>
        <w:annotationRef/>
      </w:r>
      <w:r>
        <w:t>From 2.3.5 onwards, FRs stated below are additional functions that could be considered during implementation.</w:t>
      </w:r>
    </w:p>
  </w:comment>
  <w:comment w:id="20" w:author="COLIN WEE" w:date="2025-05-22T13:43:00Z" w:initials="CW">
    <w:p w14:paraId="44C205D2" w14:textId="77777777" w:rsidR="005E3559" w:rsidRDefault="005E3559" w:rsidP="005E3559">
      <w:pPr>
        <w:pStyle w:val="CommentText"/>
      </w:pPr>
      <w:r>
        <w:rPr>
          <w:rStyle w:val="CommentReference"/>
        </w:rPr>
        <w:annotationRef/>
      </w:r>
      <w:r>
        <w:t xml:space="preserve">For REQ-12, we see if we can use smart leds or something similar to do this </w:t>
      </w:r>
    </w:p>
  </w:comment>
  <w:comment w:id="24" w:author="YAO ZHENGHAN" w:date="2025-05-21T21:13:00Z" w:initials="ZY">
    <w:p w14:paraId="00DA1B1A" w14:textId="74193A91" w:rsidR="00787381" w:rsidRDefault="00787381" w:rsidP="00787381">
      <w:pPr>
        <w:pStyle w:val="CommentText"/>
      </w:pPr>
      <w:r>
        <w:rPr>
          <w:rStyle w:val="CommentReference"/>
        </w:rPr>
        <w:annotationRef/>
      </w:r>
      <w:r>
        <w:t>Don’t put REQ ID, wait for FR to finalise before inserting IDs.</w:t>
      </w:r>
    </w:p>
  </w:comment>
  <w:comment w:id="25" w:author="COLIN WEE" w:date="2025-05-22T13:51:00Z" w:initials="CW">
    <w:p w14:paraId="167C32C6" w14:textId="77777777" w:rsidR="00B431B4" w:rsidRDefault="00B431B4" w:rsidP="00B431B4">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91D53F" w15:done="0"/>
  <w15:commentEx w15:paraId="79264050" w15:done="0"/>
  <w15:commentEx w15:paraId="44C205D2" w15:done="0"/>
  <w15:commentEx w15:paraId="00DA1B1A" w15:done="0"/>
  <w15:commentEx w15:paraId="167C3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2A7ED3" w16cex:dateUtc="2025-06-10T00:09:00Z"/>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91D53F" w16cid:durableId="5F2A7ED3"/>
  <w16cid:commentId w16cid:paraId="79264050" w16cid:durableId="32D14B73"/>
  <w16cid:commentId w16cid:paraId="44C205D2" w16cid:durableId="2FC46C18"/>
  <w16cid:commentId w16cid:paraId="00DA1B1A" w16cid:durableId="6881C481"/>
  <w16cid:commentId w16cid:paraId="167C32C6"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89702" w14:textId="77777777" w:rsidR="00D5113A" w:rsidRDefault="00D5113A" w:rsidP="00DD0CE1">
      <w:pPr>
        <w:spacing w:after="0" w:line="240" w:lineRule="auto"/>
      </w:pPr>
      <w:r>
        <w:separator/>
      </w:r>
    </w:p>
  </w:endnote>
  <w:endnote w:type="continuationSeparator" w:id="0">
    <w:p w14:paraId="2304F1AF" w14:textId="77777777" w:rsidR="00D5113A" w:rsidRDefault="00D5113A"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A387B" w14:textId="77777777" w:rsidR="00D5113A" w:rsidRDefault="00D5113A" w:rsidP="00DD0CE1">
      <w:pPr>
        <w:spacing w:after="0" w:line="240" w:lineRule="auto"/>
      </w:pPr>
      <w:r>
        <w:separator/>
      </w:r>
    </w:p>
  </w:footnote>
  <w:footnote w:type="continuationSeparator" w:id="0">
    <w:p w14:paraId="5504E82D" w14:textId="77777777" w:rsidR="00D5113A" w:rsidRDefault="00D5113A"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8"/>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5"/>
  </w:num>
  <w:num w:numId="8" w16cid:durableId="86391744">
    <w:abstractNumId w:val="1"/>
  </w:num>
  <w:num w:numId="9" w16cid:durableId="1195190208">
    <w:abstractNumId w:val="13"/>
  </w:num>
  <w:num w:numId="10" w16cid:durableId="204098472">
    <w:abstractNumId w:val="17"/>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4"/>
  </w:num>
  <w:num w:numId="16" w16cid:durableId="802192897">
    <w:abstractNumId w:val="16"/>
  </w:num>
  <w:num w:numId="17" w16cid:durableId="1403873504">
    <w:abstractNumId w:val="12"/>
  </w:num>
  <w:num w:numId="18" w16cid:durableId="1254510904">
    <w:abstractNumId w:val="4"/>
  </w:num>
  <w:num w:numId="19" w16cid:durableId="213019920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OO PYAE SONE AYE">
    <w15:presenceInfo w15:providerId="AD" w15:userId="S::phoopyaesa28.24@ichat.sp.edu.sg::aa7cbc55-c354-438e-aa2e-9f42de9ae3fa"/>
  </w15:person>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79E6"/>
    <w:rsid w:val="0042362E"/>
    <w:rsid w:val="00426101"/>
    <w:rsid w:val="0042699F"/>
    <w:rsid w:val="00441F94"/>
    <w:rsid w:val="00450615"/>
    <w:rsid w:val="00461381"/>
    <w:rsid w:val="0046752C"/>
    <w:rsid w:val="0047352B"/>
    <w:rsid w:val="00474505"/>
    <w:rsid w:val="00476BED"/>
    <w:rsid w:val="00481168"/>
    <w:rsid w:val="004944E9"/>
    <w:rsid w:val="00495017"/>
    <w:rsid w:val="00495F68"/>
    <w:rsid w:val="004B715B"/>
    <w:rsid w:val="004D2D46"/>
    <w:rsid w:val="004D7926"/>
    <w:rsid w:val="004E27DE"/>
    <w:rsid w:val="00505550"/>
    <w:rsid w:val="00515F16"/>
    <w:rsid w:val="00527EE4"/>
    <w:rsid w:val="00535E34"/>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A9A"/>
    <w:rsid w:val="006A58F3"/>
    <w:rsid w:val="006B0B96"/>
    <w:rsid w:val="006C5D08"/>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295F"/>
    <w:rsid w:val="009D3148"/>
    <w:rsid w:val="009E1C13"/>
    <w:rsid w:val="009F456C"/>
    <w:rsid w:val="009F4824"/>
    <w:rsid w:val="00A02561"/>
    <w:rsid w:val="00A053CD"/>
    <w:rsid w:val="00A0773E"/>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34434"/>
    <w:rsid w:val="00B353A7"/>
    <w:rsid w:val="00B42DFC"/>
    <w:rsid w:val="00B431B4"/>
    <w:rsid w:val="00B45DC4"/>
    <w:rsid w:val="00B46301"/>
    <w:rsid w:val="00B47C75"/>
    <w:rsid w:val="00B513F5"/>
    <w:rsid w:val="00B53FC2"/>
    <w:rsid w:val="00B54661"/>
    <w:rsid w:val="00B60367"/>
    <w:rsid w:val="00B64709"/>
    <w:rsid w:val="00B652AC"/>
    <w:rsid w:val="00B704A4"/>
    <w:rsid w:val="00B777DA"/>
    <w:rsid w:val="00B979A0"/>
    <w:rsid w:val="00B97D9F"/>
    <w:rsid w:val="00BB7B9B"/>
    <w:rsid w:val="00BC7F26"/>
    <w:rsid w:val="00BD2F76"/>
    <w:rsid w:val="00BD3AE4"/>
    <w:rsid w:val="00BE5039"/>
    <w:rsid w:val="00BE6155"/>
    <w:rsid w:val="00BF1535"/>
    <w:rsid w:val="00BF22B1"/>
    <w:rsid w:val="00BF3A85"/>
    <w:rsid w:val="00BF4E9B"/>
    <w:rsid w:val="00C00145"/>
    <w:rsid w:val="00C0026C"/>
    <w:rsid w:val="00C0433D"/>
    <w:rsid w:val="00C1499C"/>
    <w:rsid w:val="00C16FC9"/>
    <w:rsid w:val="00C171B0"/>
    <w:rsid w:val="00C2219F"/>
    <w:rsid w:val="00C22EB5"/>
    <w:rsid w:val="00C232F1"/>
    <w:rsid w:val="00C44591"/>
    <w:rsid w:val="00C45DA2"/>
    <w:rsid w:val="00C472A3"/>
    <w:rsid w:val="00C541E4"/>
    <w:rsid w:val="00C56F63"/>
    <w:rsid w:val="00C60413"/>
    <w:rsid w:val="00C627F7"/>
    <w:rsid w:val="00C62C77"/>
    <w:rsid w:val="00C65AA3"/>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F2A60"/>
    <w:rsid w:val="00CF34BE"/>
    <w:rsid w:val="00D17E9B"/>
    <w:rsid w:val="00D31949"/>
    <w:rsid w:val="00D368FC"/>
    <w:rsid w:val="00D5113A"/>
    <w:rsid w:val="00D54C12"/>
    <w:rsid w:val="00D55E96"/>
    <w:rsid w:val="00D64FB6"/>
    <w:rsid w:val="00D65297"/>
    <w:rsid w:val="00D75E12"/>
    <w:rsid w:val="00D760C9"/>
    <w:rsid w:val="00D818D8"/>
    <w:rsid w:val="00D91B0E"/>
    <w:rsid w:val="00D950C8"/>
    <w:rsid w:val="00D95D51"/>
    <w:rsid w:val="00DA2037"/>
    <w:rsid w:val="00DA578A"/>
    <w:rsid w:val="00DD0CE1"/>
    <w:rsid w:val="00DD26A8"/>
    <w:rsid w:val="00DD2E80"/>
    <w:rsid w:val="00DD6A93"/>
    <w:rsid w:val="00DF1AB9"/>
    <w:rsid w:val="00DF3B5D"/>
    <w:rsid w:val="00DF6D9B"/>
    <w:rsid w:val="00DF7F0C"/>
    <w:rsid w:val="00E11412"/>
    <w:rsid w:val="00E15F93"/>
    <w:rsid w:val="00E2293D"/>
    <w:rsid w:val="00E26B8A"/>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ACD"/>
    <w:rsid w:val="00EE2FD1"/>
    <w:rsid w:val="00F1433B"/>
    <w:rsid w:val="00F23B56"/>
    <w:rsid w:val="00F42A75"/>
    <w:rsid w:val="00F5480E"/>
    <w:rsid w:val="00F830BA"/>
    <w:rsid w:val="00F83184"/>
    <w:rsid w:val="00F834ED"/>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3.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4.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fcbcf-e5bb-4f5f-acf5-1dd0d7f0a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Phoo Pyae Sone Aye</cp:lastModifiedBy>
  <cp:revision>283</cp:revision>
  <dcterms:created xsi:type="dcterms:W3CDTF">2022-05-31T23:30:00Z</dcterms:created>
  <dcterms:modified xsi:type="dcterms:W3CDTF">2025-07-12T14:18:00Z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